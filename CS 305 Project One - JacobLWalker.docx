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D3A3EFE" w:rsidR="00705D42" w:rsidRPr="000B05B1" w:rsidRDefault="00BE70F5" w:rsidP="004609FD">
            <w:pPr>
              <w:suppressAutoHyphens/>
              <w:spacing w:after="0" w:line="240" w:lineRule="auto"/>
              <w:contextualSpacing/>
              <w:jc w:val="center"/>
              <w:rPr>
                <w:rFonts w:eastAsia="Times New Roman" w:cstheme="minorHAnsi"/>
                <w:b/>
                <w:bCs/>
              </w:rPr>
            </w:pPr>
            <w:r>
              <w:rPr>
                <w:rFonts w:eastAsia="Times New Roman" w:cstheme="minorHAnsi"/>
                <w:b/>
                <w:bCs/>
              </w:rPr>
              <w:t>September 20</w:t>
            </w:r>
            <w:r w:rsidRPr="00BE70F5">
              <w:rPr>
                <w:rFonts w:eastAsia="Times New Roman" w:cstheme="minorHAnsi"/>
                <w:b/>
                <w:bCs/>
                <w:vertAlign w:val="superscript"/>
              </w:rPr>
              <w:t>th</w:t>
            </w:r>
            <w:r>
              <w:rPr>
                <w:rFonts w:eastAsia="Times New Roman" w:cstheme="minorHAnsi"/>
                <w:b/>
                <w:bCs/>
              </w:rPr>
              <w:t xml:space="preserve"> of 2025</w:t>
            </w:r>
          </w:p>
        </w:tc>
        <w:tc>
          <w:tcPr>
            <w:tcW w:w="2338" w:type="dxa"/>
            <w:tcMar>
              <w:left w:w="115" w:type="dxa"/>
              <w:right w:w="115" w:type="dxa"/>
            </w:tcMar>
          </w:tcPr>
          <w:p w14:paraId="3389EEA3" w14:textId="332D6728" w:rsidR="00705D42" w:rsidRPr="000B05B1" w:rsidRDefault="005C592D" w:rsidP="004609FD">
            <w:pPr>
              <w:suppressAutoHyphens/>
              <w:spacing w:after="0" w:line="240" w:lineRule="auto"/>
              <w:contextualSpacing/>
              <w:jc w:val="center"/>
              <w:rPr>
                <w:rFonts w:eastAsia="Times New Roman" w:cstheme="minorHAnsi"/>
                <w:b/>
                <w:bCs/>
              </w:rPr>
            </w:pPr>
            <w:r>
              <w:rPr>
                <w:rFonts w:eastAsia="Times New Roman" w:cstheme="minorHAnsi"/>
                <w:b/>
                <w:bCs/>
              </w:rPr>
              <w:t>Jacob Lawrence Walker</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04C1111" w:rsidR="531DB269" w:rsidRDefault="00310A8F" w:rsidP="000B05B1">
      <w:pPr>
        <w:suppressAutoHyphens/>
        <w:spacing w:after="0" w:line="240" w:lineRule="auto"/>
        <w:contextualSpacing/>
        <w:rPr>
          <w:rFonts w:cstheme="minorHAnsi"/>
          <w:color w:val="000000" w:themeColor="text1"/>
        </w:rPr>
      </w:pPr>
      <w:r>
        <w:rPr>
          <w:rFonts w:cstheme="minorHAnsi"/>
          <w:color w:val="000000" w:themeColor="text1"/>
        </w:rPr>
        <w:t>Jacob Lawrence Walker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3B299D92" w:rsidR="531DB269" w:rsidRDefault="00EC6533" w:rsidP="00EC6533">
      <w:pPr>
        <w:suppressAutoHyphens/>
        <w:spacing w:after="0" w:line="240" w:lineRule="auto"/>
        <w:ind w:firstLine="360"/>
        <w:contextualSpacing/>
        <w:rPr>
          <w:rFonts w:cstheme="minorHAnsi"/>
          <w:color w:val="000000" w:themeColor="text1"/>
        </w:rPr>
      </w:pPr>
      <w:r>
        <w:rPr>
          <w:rFonts w:cstheme="minorHAnsi"/>
          <w:color w:val="000000" w:themeColor="text1"/>
        </w:rPr>
        <w:t xml:space="preserve">The assets with inherent risk in this software shall be classified as infrastructural data, customer data, company data, and abstract data.  Infrastructural data refers to how the entirety of the system operates as in database structures, software interactions, software builds, and general operational functions.  Customer data refers to any information relating to the customer as in addresses, social security numbers, bank account numbers, transaction histories, and more.  Company data refers to employee information, trade secrets, procedures, etc.  Abstract data refers to the trust in the company by any party, opinions directed at the company (employees, clients, media </w:t>
      </w:r>
      <w:r w:rsidR="00935471">
        <w:rPr>
          <w:rFonts w:cstheme="minorHAnsi"/>
          <w:color w:val="000000" w:themeColor="text1"/>
        </w:rPr>
        <w:t>etc.</w:t>
      </w:r>
      <w:r>
        <w:rPr>
          <w:rFonts w:cstheme="minorHAnsi"/>
          <w:color w:val="000000" w:themeColor="text1"/>
        </w:rPr>
        <w:t>).</w:t>
      </w:r>
    </w:p>
    <w:p w14:paraId="32105D39" w14:textId="3ED930E8" w:rsidR="00935471" w:rsidRDefault="00EC6533" w:rsidP="00935471">
      <w:pPr>
        <w:suppressAutoHyphens/>
        <w:spacing w:after="0" w:line="240" w:lineRule="auto"/>
        <w:ind w:firstLine="360"/>
        <w:contextualSpacing/>
        <w:rPr>
          <w:rFonts w:cstheme="minorHAnsi"/>
          <w:color w:val="000000" w:themeColor="text1"/>
        </w:rPr>
      </w:pPr>
      <w:r>
        <w:rPr>
          <w:rFonts w:cstheme="minorHAnsi"/>
          <w:color w:val="000000" w:themeColor="text1"/>
        </w:rPr>
        <w:t xml:space="preserve">Maintaining secure </w:t>
      </w:r>
      <w:r w:rsidR="0064513F">
        <w:rPr>
          <w:rFonts w:cstheme="minorHAnsi"/>
          <w:color w:val="000000" w:themeColor="text1"/>
        </w:rPr>
        <w:t xml:space="preserve">communications is paramount to prevent unauthorized access to any system, client, or company data.  Due to the nature of data that will be exchanged between the clients and Artemis Financial not adhering to secure exchanges of information can result in significant financial loss, exposure or poisoning of data related to any of the above classifications, inhibition of expected usage of the system by any party, or complete shutdown of the system.  Some realistic and common examples include the interception of login information by a third party resulting in access to funds by this third party, the misuse of queries causing a range of unintended effects from denial of service to exposure of sensitive data, and impersonation of any party by any party to pursue an agenda not in line with Artemis Financial or its </w:t>
      </w:r>
      <w:r w:rsidR="00935471">
        <w:rPr>
          <w:rFonts w:cstheme="minorHAnsi"/>
          <w:color w:val="000000" w:themeColor="text1"/>
        </w:rPr>
        <w:t>clientele</w:t>
      </w:r>
      <w:r w:rsidR="0064513F">
        <w:rPr>
          <w:rFonts w:cstheme="minorHAnsi"/>
          <w:color w:val="000000" w:themeColor="text1"/>
        </w:rPr>
        <w:t>.</w:t>
      </w:r>
    </w:p>
    <w:p w14:paraId="6A76C904" w14:textId="502D79BB" w:rsidR="00935471" w:rsidRDefault="00935471" w:rsidP="00935471">
      <w:pPr>
        <w:suppressAutoHyphens/>
        <w:spacing w:after="0" w:line="240" w:lineRule="auto"/>
        <w:ind w:firstLine="360"/>
        <w:contextualSpacing/>
        <w:rPr>
          <w:rFonts w:cstheme="minorHAnsi"/>
          <w:color w:val="000000" w:themeColor="text1"/>
        </w:rPr>
      </w:pPr>
      <w:r>
        <w:rPr>
          <w:rFonts w:cstheme="minorHAnsi"/>
          <w:color w:val="000000" w:themeColor="text1"/>
        </w:rPr>
        <w:t xml:space="preserve">Under the assumption that Artemis Financial will be conducting internation business as well there are more considerations to be made.  For strictly national (United States) business we have the Gramm-Leach-Bliley Act (GLBA) which is a federal law that requires Artemis Financial to explain how client data is shared and protected annually, allow for clientele to opt out of data sharing.  More information regarding this </w:t>
      </w:r>
      <w:r w:rsidR="00566241">
        <w:rPr>
          <w:rFonts w:cstheme="minorHAnsi"/>
          <w:color w:val="000000" w:themeColor="text1"/>
        </w:rPr>
        <w:t>and other related acts</w:t>
      </w:r>
      <w:r>
        <w:rPr>
          <w:rFonts w:cstheme="minorHAnsi"/>
          <w:color w:val="000000" w:themeColor="text1"/>
        </w:rPr>
        <w:t xml:space="preserve"> at the end of this document.</w:t>
      </w:r>
      <w:r w:rsidR="00566241">
        <w:rPr>
          <w:rFonts w:cstheme="minorHAnsi"/>
          <w:color w:val="000000" w:themeColor="text1"/>
        </w:rPr>
        <w:t xml:space="preserve">  </w:t>
      </w:r>
      <w:r w:rsidR="00570E62">
        <w:rPr>
          <w:rFonts w:cstheme="minorHAnsi"/>
          <w:color w:val="000000" w:themeColor="text1"/>
        </w:rPr>
        <w:t>It’s</w:t>
      </w:r>
      <w:r w:rsidR="00566241">
        <w:rPr>
          <w:rFonts w:cstheme="minorHAnsi"/>
          <w:color w:val="000000" w:themeColor="text1"/>
        </w:rPr>
        <w:t xml:space="preserve"> important to be compliant with the governing entity of every client, as in not doing so will limit the ability of Artemis Financial to do business with these companies and </w:t>
      </w:r>
      <w:r w:rsidR="00570E62">
        <w:rPr>
          <w:rFonts w:cstheme="minorHAnsi"/>
          <w:color w:val="000000" w:themeColor="text1"/>
        </w:rPr>
        <w:t>possibly</w:t>
      </w:r>
      <w:r w:rsidR="00566241">
        <w:rPr>
          <w:rFonts w:cstheme="minorHAnsi"/>
          <w:color w:val="000000" w:themeColor="text1"/>
        </w:rPr>
        <w:t xml:space="preserve"> result in foreign fines or sanctions.</w:t>
      </w:r>
      <w:r w:rsidR="00570E62">
        <w:rPr>
          <w:rFonts w:cstheme="minorHAnsi"/>
          <w:color w:val="000000" w:themeColor="text1"/>
        </w:rPr>
        <w:t xml:space="preserve">  Please note the regulations and acts provided are not complete, as Artemis Financial has not provided locational data for its clients.</w:t>
      </w:r>
    </w:p>
    <w:p w14:paraId="0B40A04A" w14:textId="13B3F460" w:rsidR="00570E62" w:rsidRDefault="00570E62" w:rsidP="00935471">
      <w:pPr>
        <w:suppressAutoHyphens/>
        <w:spacing w:after="0" w:line="240" w:lineRule="auto"/>
        <w:ind w:firstLine="360"/>
        <w:contextualSpacing/>
        <w:rPr>
          <w:rFonts w:cstheme="minorHAnsi"/>
          <w:color w:val="000000" w:themeColor="text1"/>
        </w:rPr>
      </w:pPr>
      <w:r>
        <w:rPr>
          <w:rFonts w:cstheme="minorHAnsi"/>
          <w:color w:val="000000" w:themeColor="text1"/>
        </w:rPr>
        <w:t xml:space="preserve">Bad actors </w:t>
      </w:r>
      <w:r w:rsidR="00A85B40">
        <w:rPr>
          <w:rFonts w:cstheme="minorHAnsi"/>
          <w:color w:val="000000" w:themeColor="text1"/>
        </w:rPr>
        <w:t>are</w:t>
      </w:r>
      <w:r>
        <w:rPr>
          <w:rFonts w:cstheme="minorHAnsi"/>
          <w:color w:val="000000" w:themeColor="text1"/>
        </w:rPr>
        <w:t xml:space="preserve"> defined as groups that have motivations for targeting Artemis Financial, its systems and the clients it interacts with.  Common bad actors will include general cybercriminals that are motivated by financial gain, state-sponsored entities, and hacktivists motivated by a political or social agenda.</w:t>
      </w:r>
      <w:r w:rsidR="005F5DEB">
        <w:rPr>
          <w:rFonts w:cstheme="minorHAnsi"/>
          <w:color w:val="000000" w:themeColor="text1"/>
        </w:rPr>
        <w:t xml:space="preserve">  These bad actors will typically use flaws in applications to issue command injections, bypass authentication to impersonate any party, utilize sub-par access controls to hijack components of the system, harvesting exchanged data that is unencrypted, and social engineering techniques to achieve their goals.  </w:t>
      </w:r>
      <w:r w:rsidR="00A85B40">
        <w:rPr>
          <w:rFonts w:cstheme="minorHAnsi"/>
          <w:color w:val="000000" w:themeColor="text1"/>
        </w:rPr>
        <w:t>T</w:t>
      </w:r>
      <w:r w:rsidR="005F5DEB">
        <w:rPr>
          <w:rFonts w:cstheme="minorHAnsi"/>
          <w:color w:val="000000" w:themeColor="text1"/>
        </w:rPr>
        <w:t xml:space="preserve">hese bad actors are beginning to utilize Artificial Intelligence, which can increase the </w:t>
      </w:r>
      <w:r w:rsidR="005F5DEB">
        <w:rPr>
          <w:rFonts w:cstheme="minorHAnsi"/>
          <w:color w:val="000000" w:themeColor="text1"/>
        </w:rPr>
        <w:lastRenderedPageBreak/>
        <w:t xml:space="preserve">efficiency and </w:t>
      </w:r>
      <w:r w:rsidR="00A85B40">
        <w:rPr>
          <w:rFonts w:cstheme="minorHAnsi"/>
          <w:color w:val="000000" w:themeColor="text1"/>
        </w:rPr>
        <w:t>effectiveness</w:t>
      </w:r>
      <w:r w:rsidR="005F5DEB">
        <w:rPr>
          <w:rFonts w:cstheme="minorHAnsi"/>
          <w:color w:val="000000" w:themeColor="text1"/>
        </w:rPr>
        <w:t xml:space="preserve"> of hacking attempts.  Artificial Intelligence is only becoming more prevalent</w:t>
      </w:r>
      <w:r w:rsidR="00A85B40">
        <w:rPr>
          <w:rFonts w:cstheme="minorHAnsi"/>
          <w:color w:val="000000" w:themeColor="text1"/>
        </w:rPr>
        <w:t xml:space="preserve"> and advanced</w:t>
      </w:r>
      <w:r w:rsidR="005F5DEB">
        <w:rPr>
          <w:rFonts w:cstheme="minorHAnsi"/>
          <w:color w:val="000000" w:themeColor="text1"/>
        </w:rPr>
        <w:t xml:space="preserve">, extra care needs to be taken when securing software applications </w:t>
      </w:r>
      <w:r w:rsidR="00A85B40">
        <w:rPr>
          <w:rFonts w:cstheme="minorHAnsi"/>
          <w:color w:val="000000" w:themeColor="text1"/>
        </w:rPr>
        <w:t>as the processing speed and creativity of this tool can very well and rapidly identify flaws often overlooked by humans.</w:t>
      </w:r>
    </w:p>
    <w:p w14:paraId="08B07F6F" w14:textId="01799397" w:rsidR="00A808E1" w:rsidRDefault="00A85B40" w:rsidP="00935471">
      <w:pPr>
        <w:suppressAutoHyphens/>
        <w:spacing w:after="0" w:line="240" w:lineRule="auto"/>
        <w:ind w:firstLine="360"/>
        <w:contextualSpacing/>
        <w:rPr>
          <w:rFonts w:cstheme="minorHAnsi"/>
          <w:color w:val="000000" w:themeColor="text1"/>
        </w:rPr>
      </w:pPr>
      <w:r>
        <w:rPr>
          <w:rFonts w:cstheme="minorHAnsi"/>
          <w:color w:val="000000" w:themeColor="text1"/>
        </w:rPr>
        <w:t xml:space="preserve">Special care needs to be taken with the RESTful API and </w:t>
      </w:r>
      <w:r w:rsidR="00A808E1">
        <w:rPr>
          <w:rFonts w:cstheme="minorHAnsi"/>
          <w:color w:val="000000" w:themeColor="text1"/>
        </w:rPr>
        <w:t>its</w:t>
      </w:r>
      <w:r>
        <w:rPr>
          <w:rFonts w:cstheme="minorHAnsi"/>
          <w:color w:val="000000" w:themeColor="text1"/>
        </w:rPr>
        <w:t xml:space="preserve"> usage.  As this will be the primary communication point between users and sensitive company data it will likely become a main target of bad actors.</w:t>
      </w:r>
      <w:r w:rsidR="00FC4BAF">
        <w:rPr>
          <w:rFonts w:cstheme="minorHAnsi"/>
          <w:color w:val="000000" w:themeColor="text1"/>
        </w:rPr>
        <w:t xml:space="preserve">  Proper measures need to be taken to ensure that unnecessary data is not provided</w:t>
      </w:r>
      <w:r w:rsidR="00A808E1">
        <w:rPr>
          <w:rFonts w:cstheme="minorHAnsi"/>
          <w:color w:val="000000" w:themeColor="text1"/>
        </w:rPr>
        <w:t xml:space="preserve"> in requests</w:t>
      </w:r>
      <w:r w:rsidR="00FC4BAF">
        <w:rPr>
          <w:rFonts w:cstheme="minorHAnsi"/>
          <w:color w:val="000000" w:themeColor="text1"/>
        </w:rPr>
        <w:t>, requests are from authenticated users, authenticated users have the permissions to issue the requests, user input is validated and properly formatted,</w:t>
      </w:r>
      <w:r w:rsidR="00A808E1">
        <w:rPr>
          <w:rFonts w:cstheme="minorHAnsi"/>
          <w:color w:val="000000" w:themeColor="text1"/>
        </w:rPr>
        <w:t xml:space="preserve"> requests are</w:t>
      </w:r>
      <w:r w:rsidR="00FC4BAF">
        <w:rPr>
          <w:rFonts w:cstheme="minorHAnsi"/>
          <w:color w:val="000000" w:themeColor="text1"/>
        </w:rPr>
        <w:t xml:space="preserve"> limited in a way that prevents an unreasonable number of requests within a chunk of time, and</w:t>
      </w:r>
      <w:r w:rsidR="00A808E1">
        <w:rPr>
          <w:rFonts w:cstheme="minorHAnsi"/>
          <w:color w:val="000000" w:themeColor="text1"/>
        </w:rPr>
        <w:t xml:space="preserve"> requests/data are</w:t>
      </w:r>
      <w:r w:rsidR="00FC4BAF">
        <w:rPr>
          <w:rFonts w:cstheme="minorHAnsi"/>
          <w:color w:val="000000" w:themeColor="text1"/>
        </w:rPr>
        <w:t xml:space="preserve"> properly encrypted.</w:t>
      </w:r>
    </w:p>
    <w:p w14:paraId="0190BF3F" w14:textId="4A038094" w:rsidR="00935471" w:rsidRDefault="00A808E1" w:rsidP="00235387">
      <w:pPr>
        <w:suppressAutoHyphens/>
        <w:spacing w:after="0" w:line="240" w:lineRule="auto"/>
        <w:ind w:firstLine="360"/>
        <w:contextualSpacing/>
        <w:rPr>
          <w:rFonts w:cstheme="minorHAnsi"/>
          <w:color w:val="000000" w:themeColor="text1"/>
        </w:rPr>
      </w:pPr>
      <w:r>
        <w:rPr>
          <w:rFonts w:cstheme="minorHAnsi"/>
          <w:color w:val="000000" w:themeColor="text1"/>
        </w:rPr>
        <w:t xml:space="preserve">Supply chain attacks are also a relevant point of security that needs to be addressed.  Supply chain attacks are defined as attacks that target the third-party components that are used.  Modern applications are frequently being built on third-party packages that are open source, </w:t>
      </w:r>
      <w:r w:rsidR="00152EBA">
        <w:rPr>
          <w:rFonts w:cstheme="minorHAnsi"/>
          <w:color w:val="000000" w:themeColor="text1"/>
        </w:rPr>
        <w:t>increasing</w:t>
      </w:r>
      <w:r>
        <w:rPr>
          <w:rFonts w:cstheme="minorHAnsi"/>
          <w:color w:val="000000" w:themeColor="text1"/>
        </w:rPr>
        <w:t xml:space="preserve"> the probability of a</w:t>
      </w:r>
      <w:r w:rsidR="00152EBA">
        <w:rPr>
          <w:rFonts w:cstheme="minorHAnsi"/>
          <w:color w:val="000000" w:themeColor="text1"/>
        </w:rPr>
        <w:t>n attack on this front.  If a third-party package is compromised, the potential for Artemis Financials systems or related data to be compromised drastically increases.  It’s important to consider whether using third-party packages is wise, and in using them to ensure that updates in response to vulnerabilities identified in them are applied frequently.  Using outdated (even in reputable packages) is extremely unadvisable.</w:t>
      </w:r>
    </w:p>
    <w:p w14:paraId="7090971F" w14:textId="77777777" w:rsidR="004920FE" w:rsidRPr="000B05B1" w:rsidRDefault="004920FE" w:rsidP="00235387">
      <w:pPr>
        <w:suppressAutoHyphens/>
        <w:spacing w:after="0" w:line="240" w:lineRule="auto"/>
        <w:ind w:firstLine="360"/>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41D1897A" w:rsidR="531DB269" w:rsidRDefault="00CE75B5" w:rsidP="000B05B1">
      <w:pPr>
        <w:suppressAutoHyphens/>
        <w:spacing w:after="0" w:line="240" w:lineRule="auto"/>
        <w:contextualSpacing/>
        <w:rPr>
          <w:rFonts w:cstheme="minorHAnsi"/>
          <w:color w:val="000000" w:themeColor="text1"/>
        </w:rPr>
      </w:pPr>
      <w:r>
        <w:rPr>
          <w:rFonts w:cstheme="minorHAnsi"/>
          <w:color w:val="000000" w:themeColor="text1"/>
        </w:rPr>
        <w:t>Input validation:</w:t>
      </w:r>
      <w:r w:rsidR="00411A2C">
        <w:rPr>
          <w:rFonts w:cstheme="minorHAnsi"/>
          <w:color w:val="000000" w:themeColor="text1"/>
        </w:rPr>
        <w:t xml:space="preserve"> </w:t>
      </w:r>
      <w:r w:rsidR="0041112A">
        <w:rPr>
          <w:rFonts w:cstheme="minorHAnsi"/>
          <w:color w:val="000000" w:themeColor="text1"/>
        </w:rPr>
        <w:t>all data and commands</w:t>
      </w:r>
      <w:r w:rsidR="00F7099C">
        <w:rPr>
          <w:rFonts w:cstheme="minorHAnsi"/>
          <w:color w:val="000000" w:themeColor="text1"/>
        </w:rPr>
        <w:t xml:space="preserve"> entering the system</w:t>
      </w:r>
      <w:r w:rsidR="00F00E91">
        <w:rPr>
          <w:rFonts w:cstheme="minorHAnsi"/>
          <w:color w:val="000000" w:themeColor="text1"/>
        </w:rPr>
        <w:t>,</w:t>
      </w:r>
      <w:r w:rsidR="00045F04">
        <w:rPr>
          <w:rFonts w:cstheme="minorHAnsi"/>
          <w:color w:val="000000" w:themeColor="text1"/>
        </w:rPr>
        <w:t xml:space="preserve"> especially in the API endpoints of the </w:t>
      </w:r>
      <w:proofErr w:type="spellStart"/>
      <w:r w:rsidR="00045F04">
        <w:rPr>
          <w:rFonts w:cstheme="minorHAnsi"/>
          <w:color w:val="000000" w:themeColor="text1"/>
        </w:rPr>
        <w:t>CRUDController</w:t>
      </w:r>
      <w:proofErr w:type="spellEnd"/>
      <w:r w:rsidR="0041112A">
        <w:rPr>
          <w:rFonts w:cstheme="minorHAnsi"/>
          <w:color w:val="000000" w:themeColor="text1"/>
        </w:rPr>
        <w:t xml:space="preserve"> should be considered untrusted.  </w:t>
      </w:r>
      <w:r w:rsidR="006F1507">
        <w:rPr>
          <w:rFonts w:cstheme="minorHAnsi"/>
          <w:color w:val="000000" w:themeColor="text1"/>
        </w:rPr>
        <w:t>Verificatio</w:t>
      </w:r>
      <w:r w:rsidR="00C1046A">
        <w:rPr>
          <w:rFonts w:cstheme="minorHAnsi"/>
          <w:color w:val="000000" w:themeColor="text1"/>
        </w:rPr>
        <w:t>n that inputs are sanitized, formatted and within expectations</w:t>
      </w:r>
      <w:r w:rsidR="00680112">
        <w:rPr>
          <w:rFonts w:cstheme="minorHAnsi"/>
          <w:color w:val="000000" w:themeColor="text1"/>
        </w:rPr>
        <w:t xml:space="preserve"> before processing is critical because this can allow malicious data or commands </w:t>
      </w:r>
      <w:r w:rsidR="00E929DE">
        <w:rPr>
          <w:rFonts w:cstheme="minorHAnsi"/>
          <w:color w:val="000000" w:themeColor="text1"/>
        </w:rPr>
        <w:t xml:space="preserve">to cause undesired or dangerous system </w:t>
      </w:r>
      <w:proofErr w:type="spellStart"/>
      <w:r w:rsidR="00E929DE">
        <w:rPr>
          <w:rFonts w:cstheme="minorHAnsi"/>
          <w:color w:val="000000" w:themeColor="text1"/>
        </w:rPr>
        <w:t>behaviour</w:t>
      </w:r>
      <w:proofErr w:type="spellEnd"/>
      <w:r w:rsidR="00E929DE">
        <w:rPr>
          <w:rFonts w:cstheme="minorHAnsi"/>
          <w:color w:val="000000" w:themeColor="text1"/>
        </w:rPr>
        <w:t xml:space="preserve">.  For example, </w:t>
      </w:r>
      <w:r w:rsidR="00431383">
        <w:rPr>
          <w:rFonts w:cstheme="minorHAnsi"/>
          <w:color w:val="000000" w:themeColor="text1"/>
        </w:rPr>
        <w:t xml:space="preserve">SQL </w:t>
      </w:r>
      <w:r w:rsidR="00D1042D">
        <w:rPr>
          <w:rFonts w:cstheme="minorHAnsi"/>
          <w:color w:val="000000" w:themeColor="text1"/>
        </w:rPr>
        <w:t>injections</w:t>
      </w:r>
      <w:r w:rsidR="00431383">
        <w:rPr>
          <w:rFonts w:cstheme="minorHAnsi"/>
          <w:color w:val="000000" w:themeColor="text1"/>
        </w:rPr>
        <w:t xml:space="preserve"> or cross-site </w:t>
      </w:r>
      <w:r w:rsidR="00D1042D">
        <w:rPr>
          <w:rFonts w:cstheme="minorHAnsi"/>
          <w:color w:val="000000" w:themeColor="text1"/>
        </w:rPr>
        <w:t>injections</w:t>
      </w:r>
      <w:r w:rsidR="00431383">
        <w:rPr>
          <w:rFonts w:cstheme="minorHAnsi"/>
          <w:color w:val="000000" w:themeColor="text1"/>
        </w:rPr>
        <w:t xml:space="preserve"> can be utilized to allow bad actors to steal</w:t>
      </w:r>
      <w:r w:rsidR="000B4303">
        <w:rPr>
          <w:rFonts w:cstheme="minorHAnsi"/>
          <w:color w:val="000000" w:themeColor="text1"/>
        </w:rPr>
        <w:t xml:space="preserve"> valuable data or damage system components.</w:t>
      </w:r>
    </w:p>
    <w:p w14:paraId="1AA466EA" w14:textId="77777777" w:rsidR="00983EDF" w:rsidRDefault="00983EDF" w:rsidP="000B05B1">
      <w:pPr>
        <w:suppressAutoHyphens/>
        <w:spacing w:after="0" w:line="240" w:lineRule="auto"/>
        <w:contextualSpacing/>
        <w:rPr>
          <w:rFonts w:cstheme="minorHAnsi"/>
          <w:color w:val="000000" w:themeColor="text1"/>
        </w:rPr>
      </w:pPr>
    </w:p>
    <w:p w14:paraId="12E99780" w14:textId="5D7ADCA1" w:rsidR="00CE75B5" w:rsidRDefault="00CE75B5" w:rsidP="000B05B1">
      <w:pPr>
        <w:suppressAutoHyphens/>
        <w:spacing w:after="0" w:line="240" w:lineRule="auto"/>
        <w:contextualSpacing/>
        <w:rPr>
          <w:rFonts w:cstheme="minorHAnsi"/>
          <w:color w:val="000000" w:themeColor="text1"/>
        </w:rPr>
      </w:pPr>
      <w:r>
        <w:rPr>
          <w:rFonts w:cstheme="minorHAnsi"/>
          <w:color w:val="000000" w:themeColor="text1"/>
        </w:rPr>
        <w:t>API:</w:t>
      </w:r>
      <w:r w:rsidR="00CC13BC">
        <w:rPr>
          <w:rFonts w:cstheme="minorHAnsi"/>
          <w:color w:val="000000" w:themeColor="text1"/>
        </w:rPr>
        <w:t xml:space="preserve"> being the primary channel of data exchange in this application, it’s critical to make sure that </w:t>
      </w:r>
      <w:r w:rsidR="003A41FA">
        <w:rPr>
          <w:rFonts w:cstheme="minorHAnsi"/>
          <w:color w:val="000000" w:themeColor="text1"/>
        </w:rPr>
        <w:t xml:space="preserve">data is being exchanged through authenticated and authorized parties.  </w:t>
      </w:r>
      <w:r w:rsidR="006F43C0">
        <w:rPr>
          <w:rFonts w:cstheme="minorHAnsi"/>
          <w:color w:val="000000" w:themeColor="text1"/>
        </w:rPr>
        <w:t>Every</w:t>
      </w:r>
      <w:r w:rsidR="007A5B3B">
        <w:rPr>
          <w:rFonts w:cstheme="minorHAnsi"/>
          <w:color w:val="000000" w:themeColor="text1"/>
        </w:rPr>
        <w:t xml:space="preserve"> request needs to have these checks, if else the opportunity for bad actors to m</w:t>
      </w:r>
      <w:r w:rsidR="00C74829">
        <w:rPr>
          <w:rFonts w:cstheme="minorHAnsi"/>
          <w:color w:val="000000" w:themeColor="text1"/>
        </w:rPr>
        <w:t>odify or view sensitive data exists.</w:t>
      </w:r>
      <w:r w:rsidR="003B1563">
        <w:rPr>
          <w:rFonts w:cstheme="minorHAnsi"/>
          <w:color w:val="000000" w:themeColor="text1"/>
        </w:rPr>
        <w:t xml:space="preserve">  For example, one flaw that results from improper checks is a broken object level authorization, where bad actors can </w:t>
      </w:r>
      <w:r w:rsidR="00625101">
        <w:rPr>
          <w:rFonts w:cstheme="minorHAnsi"/>
          <w:color w:val="000000" w:themeColor="text1"/>
        </w:rPr>
        <w:t>access</w:t>
      </w:r>
      <w:r w:rsidR="00AE2570">
        <w:rPr>
          <w:rFonts w:cstheme="minorHAnsi"/>
          <w:color w:val="000000" w:themeColor="text1"/>
        </w:rPr>
        <w:t xml:space="preserve"> information by changing identification directly in the API request.</w:t>
      </w:r>
    </w:p>
    <w:p w14:paraId="48088B2F" w14:textId="77777777" w:rsidR="00EE1434" w:rsidRDefault="00EE1434" w:rsidP="000B05B1">
      <w:pPr>
        <w:suppressAutoHyphens/>
        <w:spacing w:after="0" w:line="240" w:lineRule="auto"/>
        <w:contextualSpacing/>
        <w:rPr>
          <w:rFonts w:cstheme="minorHAnsi"/>
          <w:color w:val="000000" w:themeColor="text1"/>
        </w:rPr>
      </w:pPr>
    </w:p>
    <w:p w14:paraId="24A0379E" w14:textId="63BAD2EF" w:rsidR="00CE75B5" w:rsidRDefault="00CE75B5" w:rsidP="000B05B1">
      <w:pPr>
        <w:suppressAutoHyphens/>
        <w:spacing w:after="0" w:line="240" w:lineRule="auto"/>
        <w:contextualSpacing/>
        <w:rPr>
          <w:rFonts w:cstheme="minorHAnsi"/>
          <w:color w:val="000000" w:themeColor="text1"/>
        </w:rPr>
      </w:pPr>
      <w:r>
        <w:rPr>
          <w:rFonts w:cstheme="minorHAnsi"/>
          <w:color w:val="000000" w:themeColor="text1"/>
        </w:rPr>
        <w:t>Cryptography:</w:t>
      </w:r>
      <w:r w:rsidR="00EE1434">
        <w:rPr>
          <w:rFonts w:cstheme="minorHAnsi"/>
          <w:color w:val="000000" w:themeColor="text1"/>
        </w:rPr>
        <w:t xml:space="preserve"> due to the nature of the information being exchanged by Artemis Financial</w:t>
      </w:r>
      <w:r w:rsidR="000F2249">
        <w:rPr>
          <w:rFonts w:cstheme="minorHAnsi"/>
          <w:color w:val="000000" w:themeColor="text1"/>
        </w:rPr>
        <w:t xml:space="preserve"> (customer data, financial records, etc.) the exchange of data should be encrypted.  </w:t>
      </w:r>
      <w:r w:rsidR="00C9734C">
        <w:rPr>
          <w:rFonts w:cstheme="minorHAnsi"/>
          <w:color w:val="000000" w:themeColor="text1"/>
        </w:rPr>
        <w:t xml:space="preserve">Encryption prevents the interception of data traded between the user and </w:t>
      </w:r>
      <w:r w:rsidR="00FC39FC">
        <w:rPr>
          <w:rFonts w:cstheme="minorHAnsi"/>
          <w:color w:val="000000" w:themeColor="text1"/>
        </w:rPr>
        <w:t xml:space="preserve">system.  Data should be encrypted while it is in transit, and while it is at rest.  For example, </w:t>
      </w:r>
      <w:r w:rsidR="00E000A1">
        <w:rPr>
          <w:rFonts w:cstheme="minorHAnsi"/>
          <w:color w:val="000000" w:themeColor="text1"/>
        </w:rPr>
        <w:t>login information that is not properly encrypted during an exchange (or at rest, for that matter) can be acquired via interception</w:t>
      </w:r>
      <w:r w:rsidR="00625101">
        <w:rPr>
          <w:rFonts w:cstheme="minorHAnsi"/>
          <w:color w:val="000000" w:themeColor="text1"/>
        </w:rPr>
        <w:t>.</w:t>
      </w:r>
    </w:p>
    <w:p w14:paraId="161D0C35" w14:textId="77777777" w:rsidR="00130B10" w:rsidRDefault="00130B10" w:rsidP="000B05B1">
      <w:pPr>
        <w:suppressAutoHyphens/>
        <w:spacing w:after="0" w:line="240" w:lineRule="auto"/>
        <w:contextualSpacing/>
        <w:rPr>
          <w:rFonts w:cstheme="minorHAnsi"/>
          <w:color w:val="000000" w:themeColor="text1"/>
        </w:rPr>
      </w:pPr>
    </w:p>
    <w:p w14:paraId="43A54360" w14:textId="1CA9D180" w:rsidR="00130B10" w:rsidRDefault="0039287E" w:rsidP="000B05B1">
      <w:pPr>
        <w:suppressAutoHyphens/>
        <w:spacing w:after="0" w:line="240" w:lineRule="auto"/>
        <w:contextualSpacing/>
        <w:rPr>
          <w:rFonts w:cstheme="minorHAnsi"/>
          <w:color w:val="000000" w:themeColor="text1"/>
        </w:rPr>
      </w:pPr>
      <w:r>
        <w:rPr>
          <w:rFonts w:cstheme="minorHAnsi"/>
          <w:color w:val="000000" w:themeColor="text1"/>
        </w:rPr>
        <w:t>(</w:t>
      </w:r>
      <w:r w:rsidR="00AD0ECB">
        <w:rPr>
          <w:rFonts w:cstheme="minorHAnsi"/>
          <w:color w:val="000000" w:themeColor="text1"/>
        </w:rPr>
        <w:t>irrelevant</w:t>
      </w:r>
      <w:r>
        <w:rPr>
          <w:rFonts w:cstheme="minorHAnsi"/>
          <w:color w:val="000000" w:themeColor="text1"/>
        </w:rPr>
        <w:t xml:space="preserve">) </w:t>
      </w:r>
      <w:r w:rsidR="00130B10">
        <w:rPr>
          <w:rFonts w:cstheme="minorHAnsi"/>
          <w:color w:val="000000" w:themeColor="text1"/>
        </w:rPr>
        <w:t xml:space="preserve">Client/Server: </w:t>
      </w:r>
      <w:r w:rsidR="00D967FA">
        <w:rPr>
          <w:rFonts w:cstheme="minorHAnsi"/>
          <w:color w:val="000000" w:themeColor="text1"/>
        </w:rPr>
        <w:t xml:space="preserve">because there is only code provided by the backend REST service, this portion </w:t>
      </w:r>
      <w:r w:rsidR="00B11844">
        <w:rPr>
          <w:rFonts w:cstheme="minorHAnsi"/>
          <w:color w:val="000000" w:themeColor="text1"/>
        </w:rPr>
        <w:t>is difficult to effectively lay out.</w:t>
      </w:r>
      <w:r w:rsidR="00935D5E">
        <w:rPr>
          <w:rFonts w:cstheme="minorHAnsi"/>
          <w:color w:val="000000" w:themeColor="text1"/>
        </w:rPr>
        <w:t xml:space="preserve">  I am restricted to static testing</w:t>
      </w:r>
      <w:r>
        <w:rPr>
          <w:rFonts w:cstheme="minorHAnsi"/>
          <w:color w:val="000000" w:themeColor="text1"/>
        </w:rPr>
        <w:t xml:space="preserve"> here.</w:t>
      </w:r>
    </w:p>
    <w:p w14:paraId="32E8B1CB" w14:textId="77777777" w:rsidR="00625101" w:rsidRDefault="00625101" w:rsidP="000B05B1">
      <w:pPr>
        <w:suppressAutoHyphens/>
        <w:spacing w:after="0" w:line="240" w:lineRule="auto"/>
        <w:contextualSpacing/>
        <w:rPr>
          <w:rFonts w:cstheme="minorHAnsi"/>
          <w:color w:val="000000" w:themeColor="text1"/>
        </w:rPr>
      </w:pPr>
    </w:p>
    <w:p w14:paraId="168C0590" w14:textId="7E6E639D" w:rsidR="00CE75B5" w:rsidRDefault="00CE75B5" w:rsidP="000B05B1">
      <w:pPr>
        <w:suppressAutoHyphens/>
        <w:spacing w:after="0" w:line="240" w:lineRule="auto"/>
        <w:contextualSpacing/>
        <w:rPr>
          <w:rFonts w:cstheme="minorHAnsi"/>
          <w:color w:val="000000" w:themeColor="text1"/>
        </w:rPr>
      </w:pPr>
      <w:r>
        <w:rPr>
          <w:rFonts w:cstheme="minorHAnsi"/>
          <w:color w:val="000000" w:themeColor="text1"/>
        </w:rPr>
        <w:t>Code Error:</w:t>
      </w:r>
      <w:r w:rsidR="00C94B34">
        <w:rPr>
          <w:rFonts w:cstheme="minorHAnsi"/>
          <w:color w:val="000000" w:themeColor="text1"/>
        </w:rPr>
        <w:t xml:space="preserve"> secure error handling is important as it prevents bad actors from taking advantage of unexpected </w:t>
      </w:r>
      <w:r w:rsidR="00ED06F3">
        <w:rPr>
          <w:rFonts w:cstheme="minorHAnsi"/>
          <w:color w:val="000000" w:themeColor="text1"/>
        </w:rPr>
        <w:t xml:space="preserve">application </w:t>
      </w:r>
      <w:proofErr w:type="spellStart"/>
      <w:r w:rsidR="00ED06F3">
        <w:rPr>
          <w:rFonts w:cstheme="minorHAnsi"/>
          <w:color w:val="000000" w:themeColor="text1"/>
        </w:rPr>
        <w:t>behaviour</w:t>
      </w:r>
      <w:proofErr w:type="spellEnd"/>
      <w:r w:rsidR="00ED06F3">
        <w:rPr>
          <w:rFonts w:cstheme="minorHAnsi"/>
          <w:color w:val="000000" w:themeColor="text1"/>
        </w:rPr>
        <w:t xml:space="preserve">.  Default or unrefined error messages may expose </w:t>
      </w:r>
      <w:r w:rsidR="00B11844">
        <w:rPr>
          <w:rFonts w:cstheme="minorHAnsi"/>
          <w:color w:val="000000" w:themeColor="text1"/>
        </w:rPr>
        <w:t>file trees</w:t>
      </w:r>
      <w:r w:rsidR="00BD7E3E">
        <w:rPr>
          <w:rFonts w:cstheme="minorHAnsi"/>
          <w:color w:val="000000" w:themeColor="text1"/>
        </w:rPr>
        <w:t xml:space="preserve"> and </w:t>
      </w:r>
      <w:r w:rsidR="00BD7E3E">
        <w:rPr>
          <w:rFonts w:cstheme="minorHAnsi"/>
          <w:color w:val="000000" w:themeColor="text1"/>
        </w:rPr>
        <w:lastRenderedPageBreak/>
        <w:t xml:space="preserve">critical system components that would have not been available to a bad actor otherwise, allowing them to further their </w:t>
      </w:r>
      <w:r w:rsidR="00FA6D0F">
        <w:rPr>
          <w:rFonts w:cstheme="minorHAnsi"/>
          <w:color w:val="000000" w:themeColor="text1"/>
        </w:rPr>
        <w:t xml:space="preserve">objective.  Any specific </w:t>
      </w:r>
      <w:r w:rsidR="00FF4BCD">
        <w:rPr>
          <w:rFonts w:cstheme="minorHAnsi"/>
          <w:color w:val="000000" w:themeColor="text1"/>
        </w:rPr>
        <w:t xml:space="preserve">error messages should be logged securely on the server, while a generic </w:t>
      </w:r>
      <w:r w:rsidR="001D5778">
        <w:rPr>
          <w:rFonts w:cstheme="minorHAnsi"/>
          <w:color w:val="000000" w:themeColor="text1"/>
        </w:rPr>
        <w:t xml:space="preserve">or non-specific message is presented to any other </w:t>
      </w:r>
      <w:r w:rsidR="00687F67">
        <w:rPr>
          <w:rFonts w:cstheme="minorHAnsi"/>
          <w:color w:val="000000" w:themeColor="text1"/>
        </w:rPr>
        <w:t>party</w:t>
      </w:r>
      <w:r w:rsidR="001D5778">
        <w:rPr>
          <w:rFonts w:cstheme="minorHAnsi"/>
          <w:color w:val="000000" w:themeColor="text1"/>
        </w:rPr>
        <w:t xml:space="preserve">.  This ensures technical information is secure from these bad actors, and that </w:t>
      </w:r>
      <w:r w:rsidR="005D077D">
        <w:rPr>
          <w:rFonts w:cstheme="minorHAnsi"/>
          <w:color w:val="000000" w:themeColor="text1"/>
        </w:rPr>
        <w:t>any administrators may review and act accordingly to the errors later.</w:t>
      </w:r>
    </w:p>
    <w:p w14:paraId="2F7374E6" w14:textId="77777777" w:rsidR="00AA228E" w:rsidRDefault="00AA228E" w:rsidP="000B05B1">
      <w:pPr>
        <w:suppressAutoHyphens/>
        <w:spacing w:after="0" w:line="240" w:lineRule="auto"/>
        <w:contextualSpacing/>
        <w:rPr>
          <w:rFonts w:cstheme="minorHAnsi"/>
          <w:color w:val="000000" w:themeColor="text1"/>
        </w:rPr>
      </w:pPr>
    </w:p>
    <w:p w14:paraId="56E4F52B" w14:textId="4568F069" w:rsidR="00CE75B5" w:rsidRDefault="00CE75B5" w:rsidP="000B05B1">
      <w:pPr>
        <w:suppressAutoHyphens/>
        <w:spacing w:after="0" w:line="240" w:lineRule="auto"/>
        <w:contextualSpacing/>
        <w:rPr>
          <w:rFonts w:cstheme="minorHAnsi"/>
          <w:color w:val="000000" w:themeColor="text1"/>
        </w:rPr>
      </w:pPr>
      <w:r>
        <w:rPr>
          <w:rFonts w:cstheme="minorHAnsi"/>
          <w:color w:val="000000" w:themeColor="text1"/>
        </w:rPr>
        <w:t>Code Quality:</w:t>
      </w:r>
      <w:r w:rsidR="00571349">
        <w:rPr>
          <w:rFonts w:cstheme="minorHAnsi"/>
          <w:color w:val="000000" w:themeColor="text1"/>
        </w:rPr>
        <w:t xml:space="preserve"> It’s important to have code that is easy to maintain and work with.  Maintaining </w:t>
      </w:r>
      <w:r w:rsidR="00F573B1">
        <w:rPr>
          <w:rFonts w:cstheme="minorHAnsi"/>
          <w:color w:val="000000" w:themeColor="text1"/>
        </w:rPr>
        <w:t>clean, organized,</w:t>
      </w:r>
      <w:r w:rsidR="007F6E85">
        <w:rPr>
          <w:rFonts w:cstheme="minorHAnsi"/>
          <w:color w:val="000000" w:themeColor="text1"/>
        </w:rPr>
        <w:t xml:space="preserve"> and</w:t>
      </w:r>
      <w:r w:rsidR="00F573B1">
        <w:rPr>
          <w:rFonts w:cstheme="minorHAnsi"/>
          <w:color w:val="000000" w:themeColor="text1"/>
        </w:rPr>
        <w:t xml:space="preserve"> documented</w:t>
      </w:r>
      <w:r w:rsidR="007F6E85">
        <w:rPr>
          <w:rFonts w:cstheme="minorHAnsi"/>
          <w:color w:val="000000" w:themeColor="text1"/>
        </w:rPr>
        <w:t xml:space="preserve"> code enables any flaws to stand out.  Spaghetti code opens the door to errors that continue to be overlooked until they pose a problem,</w:t>
      </w:r>
      <w:r w:rsidR="00487D4F">
        <w:rPr>
          <w:rFonts w:cstheme="minorHAnsi"/>
          <w:color w:val="000000" w:themeColor="text1"/>
        </w:rPr>
        <w:t xml:space="preserve"> in other words potential security flaws that are not identified until they are a security breach.</w:t>
      </w:r>
      <w:r w:rsidR="00BB520B">
        <w:rPr>
          <w:rFonts w:cstheme="minorHAnsi"/>
          <w:color w:val="000000" w:themeColor="text1"/>
        </w:rPr>
        <w:t xml:space="preserve">  </w:t>
      </w:r>
      <w:r w:rsidR="00EC5A68">
        <w:rPr>
          <w:rFonts w:cstheme="minorHAnsi"/>
          <w:color w:val="000000" w:themeColor="text1"/>
        </w:rPr>
        <w:t xml:space="preserve">Audits are much easier with properly maintained code, and failures in the audits are easier to address when it’s easy to understand </w:t>
      </w:r>
      <w:r w:rsidR="00BE70F5">
        <w:rPr>
          <w:rFonts w:cstheme="minorHAnsi"/>
          <w:color w:val="000000" w:themeColor="text1"/>
        </w:rPr>
        <w:t>what’s</w:t>
      </w:r>
      <w:r w:rsidR="00EC5A68">
        <w:rPr>
          <w:rFonts w:cstheme="minorHAnsi"/>
          <w:color w:val="000000" w:themeColor="text1"/>
        </w:rPr>
        <w:t xml:space="preserve"> </w:t>
      </w:r>
      <w:r w:rsidR="00BE70F5">
        <w:rPr>
          <w:rFonts w:cstheme="minorHAnsi"/>
          <w:color w:val="000000" w:themeColor="text1"/>
        </w:rPr>
        <w:t>happening</w:t>
      </w:r>
      <w:r w:rsidR="00EC5A68">
        <w:rPr>
          <w:rFonts w:cstheme="minorHAnsi"/>
          <w:color w:val="000000" w:themeColor="text1"/>
        </w:rPr>
        <w:t>.</w:t>
      </w:r>
    </w:p>
    <w:p w14:paraId="0C5A2CD5" w14:textId="77777777" w:rsidR="00AA228E" w:rsidRDefault="00AA228E" w:rsidP="000B05B1">
      <w:pPr>
        <w:suppressAutoHyphens/>
        <w:spacing w:after="0" w:line="240" w:lineRule="auto"/>
        <w:contextualSpacing/>
        <w:rPr>
          <w:rFonts w:cstheme="minorHAnsi"/>
          <w:color w:val="000000" w:themeColor="text1"/>
        </w:rPr>
      </w:pPr>
    </w:p>
    <w:p w14:paraId="0F711BED" w14:textId="50DCABC6" w:rsidR="00CE75B5" w:rsidRPr="000B05B1" w:rsidRDefault="00CE75B5" w:rsidP="000B05B1">
      <w:pPr>
        <w:suppressAutoHyphens/>
        <w:spacing w:after="0" w:line="240" w:lineRule="auto"/>
        <w:contextualSpacing/>
        <w:rPr>
          <w:rFonts w:cstheme="minorHAnsi"/>
          <w:color w:val="000000" w:themeColor="text1"/>
        </w:rPr>
      </w:pPr>
      <w:r>
        <w:rPr>
          <w:rFonts w:cstheme="minorHAnsi"/>
          <w:color w:val="000000" w:themeColor="text1"/>
        </w:rPr>
        <w:t>Encapsulation:</w:t>
      </w:r>
      <w:r w:rsidR="0037639E">
        <w:rPr>
          <w:rFonts w:cstheme="minorHAnsi"/>
          <w:color w:val="000000" w:themeColor="text1"/>
        </w:rPr>
        <w:t xml:space="preserve"> </w:t>
      </w:r>
      <w:r w:rsidR="00BE70F5">
        <w:rPr>
          <w:rFonts w:cstheme="minorHAnsi"/>
          <w:color w:val="000000" w:themeColor="text1"/>
        </w:rPr>
        <w:t>object-oriented</w:t>
      </w:r>
      <w:r w:rsidR="0037639E">
        <w:rPr>
          <w:rFonts w:cstheme="minorHAnsi"/>
          <w:color w:val="000000" w:themeColor="text1"/>
        </w:rPr>
        <w:t xml:space="preserve"> programming considers the use of encapsulation, which </w:t>
      </w:r>
      <w:r w:rsidR="00F935FF">
        <w:rPr>
          <w:rFonts w:cstheme="minorHAnsi"/>
          <w:color w:val="000000" w:themeColor="text1"/>
        </w:rPr>
        <w:t>is a basic principle that protects data integrity.  This pre</w:t>
      </w:r>
      <w:r w:rsidR="00F51690">
        <w:rPr>
          <w:rFonts w:cstheme="minorHAnsi"/>
          <w:color w:val="000000" w:themeColor="text1"/>
        </w:rPr>
        <w:t xml:space="preserve">vents users or bad actors from directly accessing data or commands relative to the system.  In using </w:t>
      </w:r>
      <w:r w:rsidR="00B307F1">
        <w:rPr>
          <w:rFonts w:cstheme="minorHAnsi"/>
          <w:color w:val="000000" w:themeColor="text1"/>
        </w:rPr>
        <w:t xml:space="preserve">methods that operate within the system itself, users and actors are prevented from understanding exactly </w:t>
      </w:r>
      <w:r w:rsidR="00A7700C">
        <w:rPr>
          <w:rFonts w:cstheme="minorHAnsi"/>
          <w:color w:val="000000" w:themeColor="text1"/>
        </w:rPr>
        <w:t>how the system and its components operate.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328A1BF5" w14:textId="77777777" w:rsidR="00AA228E" w:rsidRDefault="00AA228E"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38D8A95" w14:textId="5DCE657A" w:rsidR="004B7616" w:rsidRDefault="004B7616" w:rsidP="004B7616">
      <w:pPr>
        <w:suppressAutoHyphens/>
        <w:spacing w:after="0" w:line="240" w:lineRule="auto"/>
        <w:contextualSpacing/>
        <w:rPr>
          <w:rFonts w:cstheme="minorHAnsi"/>
          <w:color w:val="000000" w:themeColor="text1"/>
        </w:rPr>
      </w:pPr>
      <w:r>
        <w:rPr>
          <w:rFonts w:cstheme="minorHAnsi"/>
          <w:color w:val="000000" w:themeColor="text1"/>
        </w:rPr>
        <w:t xml:space="preserve">The highest risk areas of this application include the following files, CRUDController.java which is the API entry point, the </w:t>
      </w:r>
      <w:proofErr w:type="spellStart"/>
      <w:proofErr w:type="gramStart"/>
      <w:r>
        <w:rPr>
          <w:rFonts w:cstheme="minorHAnsi"/>
          <w:color w:val="000000" w:themeColor="text1"/>
        </w:rPr>
        <w:t>application.properties</w:t>
      </w:r>
      <w:proofErr w:type="spellEnd"/>
      <w:proofErr w:type="gramEnd"/>
      <w:r>
        <w:rPr>
          <w:rFonts w:cstheme="minorHAnsi"/>
          <w:color w:val="000000" w:themeColor="text1"/>
        </w:rPr>
        <w:t xml:space="preserve"> which is its configuration file, and CRUD.java which includes database interactions.</w:t>
      </w:r>
    </w:p>
    <w:p w14:paraId="180A6121" w14:textId="77777777" w:rsidR="004B7616" w:rsidRDefault="004B7616" w:rsidP="004B7616">
      <w:pPr>
        <w:suppressAutoHyphens/>
        <w:spacing w:after="0" w:line="240" w:lineRule="auto"/>
        <w:contextualSpacing/>
        <w:rPr>
          <w:rFonts w:cstheme="minorHAnsi"/>
          <w:color w:val="000000" w:themeColor="text1"/>
        </w:rPr>
      </w:pPr>
    </w:p>
    <w:p w14:paraId="613CF126" w14:textId="77777777" w:rsidR="004B7616" w:rsidRDefault="004B7616" w:rsidP="004B7616">
      <w:pPr>
        <w:suppressAutoHyphens/>
        <w:spacing w:after="0" w:line="240" w:lineRule="auto"/>
        <w:contextualSpacing/>
        <w:rPr>
          <w:rFonts w:cstheme="minorHAnsi"/>
          <w:color w:val="000000" w:themeColor="text1"/>
        </w:rPr>
      </w:pPr>
      <w:r>
        <w:rPr>
          <w:rFonts w:cstheme="minorHAnsi"/>
          <w:color w:val="000000" w:themeColor="text1"/>
        </w:rPr>
        <w:t>CRUDController.java</w:t>
      </w:r>
    </w:p>
    <w:p w14:paraId="79FC278D" w14:textId="50075EEF" w:rsidR="004B7616" w:rsidRDefault="004B7616" w:rsidP="004B7616">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No input validation</w:t>
      </w:r>
      <w:r w:rsidR="00786AA6">
        <w:rPr>
          <w:rFonts w:cstheme="minorHAnsi"/>
          <w:color w:val="000000" w:themeColor="text1"/>
        </w:rPr>
        <w:t>:</w:t>
      </w:r>
      <w:r>
        <w:rPr>
          <w:rFonts w:cstheme="minorHAnsi"/>
          <w:color w:val="000000" w:themeColor="text1"/>
        </w:rPr>
        <w:t xml:space="preserve"> “</w:t>
      </w:r>
      <w:proofErr w:type="spellStart"/>
      <w:r>
        <w:rPr>
          <w:rFonts w:cstheme="minorHAnsi"/>
          <w:color w:val="000000" w:themeColor="text1"/>
        </w:rPr>
        <w:t>business_name</w:t>
      </w:r>
      <w:proofErr w:type="spellEnd"/>
      <w:r>
        <w:rPr>
          <w:rFonts w:cstheme="minorHAnsi"/>
          <w:color w:val="000000" w:themeColor="text1"/>
        </w:rPr>
        <w:t>”.</w:t>
      </w:r>
    </w:p>
    <w:p w14:paraId="00E60399" w14:textId="45759299" w:rsidR="002307FE" w:rsidRDefault="00786AA6" w:rsidP="004B7616">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No authentication: </w:t>
      </w:r>
      <w:r w:rsidR="004E1C43">
        <w:rPr>
          <w:rFonts w:cstheme="minorHAnsi"/>
          <w:color w:val="000000" w:themeColor="text1"/>
        </w:rPr>
        <w:t xml:space="preserve">public endpoint, </w:t>
      </w:r>
      <w:r w:rsidR="009F4672">
        <w:rPr>
          <w:rFonts w:cstheme="minorHAnsi"/>
          <w:color w:val="000000" w:themeColor="text1"/>
        </w:rPr>
        <w:t xml:space="preserve">no verification of </w:t>
      </w:r>
      <w:r w:rsidR="00861EBC">
        <w:rPr>
          <w:rFonts w:cstheme="minorHAnsi"/>
          <w:color w:val="000000" w:themeColor="text1"/>
        </w:rPr>
        <w:t>user existence</w:t>
      </w:r>
    </w:p>
    <w:p w14:paraId="0C5F3D2C" w14:textId="65FD06EF" w:rsidR="009F4672" w:rsidRDefault="009F4672" w:rsidP="004B7616">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No authorization:</w:t>
      </w:r>
      <w:r w:rsidR="00861EBC">
        <w:rPr>
          <w:rFonts w:cstheme="minorHAnsi"/>
          <w:color w:val="000000" w:themeColor="text1"/>
        </w:rPr>
        <w:t xml:space="preserve"> </w:t>
      </w:r>
      <w:r w:rsidR="00B52B27">
        <w:rPr>
          <w:rFonts w:cstheme="minorHAnsi"/>
          <w:color w:val="000000" w:themeColor="text1"/>
        </w:rPr>
        <w:t>if a user is logged in, are they even allowed to access this?</w:t>
      </w:r>
    </w:p>
    <w:p w14:paraId="104A41E2" w14:textId="40A71E5D" w:rsidR="00B52B27" w:rsidRDefault="00733E79" w:rsidP="004B7616">
      <w:pPr>
        <w:pStyle w:val="ListParagraph"/>
        <w:numPr>
          <w:ilvl w:val="0"/>
          <w:numId w:val="26"/>
        </w:numPr>
        <w:suppressAutoHyphens/>
        <w:spacing w:after="0" w:line="240" w:lineRule="auto"/>
        <w:rPr>
          <w:rFonts w:cstheme="minorHAnsi"/>
          <w:color w:val="000000" w:themeColor="text1"/>
        </w:rPr>
      </w:pPr>
      <w:proofErr w:type="spellStart"/>
      <w:proofErr w:type="gramStart"/>
      <w:r>
        <w:rPr>
          <w:rFonts w:cstheme="minorHAnsi"/>
          <w:color w:val="000000" w:themeColor="text1"/>
        </w:rPr>
        <w:t>toString</w:t>
      </w:r>
      <w:proofErr w:type="spellEnd"/>
      <w:r>
        <w:rPr>
          <w:rFonts w:cstheme="minorHAnsi"/>
          <w:color w:val="000000" w:themeColor="text1"/>
        </w:rPr>
        <w:t>(</w:t>
      </w:r>
      <w:proofErr w:type="gramEnd"/>
      <w:r>
        <w:rPr>
          <w:rFonts w:cstheme="minorHAnsi"/>
          <w:color w:val="000000" w:themeColor="text1"/>
        </w:rPr>
        <w:t>) can result in internal structure, leaking an applications design.</w:t>
      </w:r>
    </w:p>
    <w:p w14:paraId="1450C6D0" w14:textId="77777777" w:rsidR="00D764C8" w:rsidRDefault="00D764C8" w:rsidP="00D764C8">
      <w:pPr>
        <w:suppressAutoHyphens/>
        <w:spacing w:after="0" w:line="240" w:lineRule="auto"/>
        <w:rPr>
          <w:rFonts w:cstheme="minorHAnsi"/>
          <w:color w:val="000000" w:themeColor="text1"/>
        </w:rPr>
      </w:pPr>
    </w:p>
    <w:p w14:paraId="567D737B" w14:textId="66E57AB7" w:rsidR="002A2845" w:rsidRDefault="002A2845" w:rsidP="00D764C8">
      <w:pPr>
        <w:suppressAutoHyphens/>
        <w:spacing w:after="0" w:line="240" w:lineRule="auto"/>
        <w:rPr>
          <w:rFonts w:cstheme="minorHAnsi"/>
          <w:color w:val="000000" w:themeColor="text1"/>
        </w:rPr>
      </w:pPr>
      <w:proofErr w:type="spellStart"/>
      <w:r>
        <w:rPr>
          <w:rFonts w:cstheme="minorHAnsi"/>
          <w:color w:val="000000" w:themeColor="text1"/>
        </w:rPr>
        <w:t>Application.properties</w:t>
      </w:r>
      <w:proofErr w:type="spellEnd"/>
    </w:p>
    <w:p w14:paraId="307129EC" w14:textId="57B3CA66" w:rsidR="002A2845" w:rsidRDefault="00FD7A00" w:rsidP="002A2845">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filetypes ar</w:t>
      </w:r>
      <w:r w:rsidR="009A0496">
        <w:rPr>
          <w:rFonts w:cstheme="minorHAnsi"/>
          <w:color w:val="000000" w:themeColor="text1"/>
        </w:rPr>
        <w:t>e</w:t>
      </w:r>
      <w:r>
        <w:rPr>
          <w:rFonts w:cstheme="minorHAnsi"/>
          <w:color w:val="000000" w:themeColor="text1"/>
        </w:rPr>
        <w:t xml:space="preserve"> </w:t>
      </w:r>
      <w:r w:rsidR="009A0496">
        <w:rPr>
          <w:rFonts w:cstheme="minorHAnsi"/>
          <w:color w:val="000000" w:themeColor="text1"/>
        </w:rPr>
        <w:t>un</w:t>
      </w:r>
      <w:r>
        <w:rPr>
          <w:rFonts w:cstheme="minorHAnsi"/>
          <w:color w:val="000000" w:themeColor="text1"/>
        </w:rPr>
        <w:t>restricted:</w:t>
      </w:r>
      <w:r w:rsidR="00380AA7">
        <w:rPr>
          <w:rFonts w:cstheme="minorHAnsi"/>
          <w:color w:val="000000" w:themeColor="text1"/>
        </w:rPr>
        <w:t xml:space="preserve"> </w:t>
      </w:r>
      <w:r w:rsidR="009A0496">
        <w:rPr>
          <w:rFonts w:cstheme="minorHAnsi"/>
          <w:color w:val="000000" w:themeColor="text1"/>
        </w:rPr>
        <w:t>literally any filetype can be uploaded</w:t>
      </w:r>
    </w:p>
    <w:p w14:paraId="2E80C204" w14:textId="7C3E4581" w:rsidR="009A0496" w:rsidRDefault="000F53E6" w:rsidP="002A2845">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storage location: </w:t>
      </w:r>
      <w:r w:rsidR="00422F4A">
        <w:rPr>
          <w:rFonts w:cstheme="minorHAnsi"/>
          <w:color w:val="000000" w:themeColor="text1"/>
        </w:rPr>
        <w:t>the directory appears exposed (</w:t>
      </w:r>
      <w:r w:rsidR="00A10932">
        <w:rPr>
          <w:rFonts w:cstheme="minorHAnsi"/>
          <w:color w:val="000000" w:themeColor="text1"/>
        </w:rPr>
        <w:t>i.e.</w:t>
      </w:r>
      <w:r w:rsidR="00422F4A">
        <w:rPr>
          <w:rFonts w:cstheme="minorHAnsi"/>
          <w:color w:val="000000" w:themeColor="text1"/>
        </w:rPr>
        <w:t xml:space="preserve"> “*/uploads”)</w:t>
      </w:r>
    </w:p>
    <w:p w14:paraId="42C37DD9" w14:textId="351636C0" w:rsidR="008C69FB" w:rsidRPr="00504221" w:rsidRDefault="00884AE3" w:rsidP="0050422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file size: </w:t>
      </w:r>
      <w:r w:rsidR="00561729">
        <w:rPr>
          <w:rFonts w:cstheme="minorHAnsi"/>
          <w:color w:val="000000" w:themeColor="text1"/>
        </w:rPr>
        <w:t xml:space="preserve">200MB is a lot and could allow for </w:t>
      </w:r>
      <w:r w:rsidR="00A10932">
        <w:rPr>
          <w:rFonts w:cstheme="minorHAnsi"/>
          <w:color w:val="000000" w:themeColor="text1"/>
        </w:rPr>
        <w:t>a</w:t>
      </w:r>
      <w:r w:rsidR="00561729">
        <w:rPr>
          <w:rFonts w:cstheme="minorHAnsi"/>
          <w:color w:val="000000" w:themeColor="text1"/>
        </w:rPr>
        <w:t xml:space="preserve"> kind of DoS attack</w:t>
      </w:r>
    </w:p>
    <w:p w14:paraId="6EA56D10" w14:textId="77777777" w:rsidR="002A2845" w:rsidRDefault="002A2845" w:rsidP="00D764C8">
      <w:pPr>
        <w:suppressAutoHyphens/>
        <w:spacing w:after="0" w:line="240" w:lineRule="auto"/>
        <w:rPr>
          <w:rFonts w:cstheme="minorHAnsi"/>
          <w:color w:val="000000" w:themeColor="text1"/>
        </w:rPr>
      </w:pPr>
    </w:p>
    <w:p w14:paraId="7490B00B" w14:textId="781E691A" w:rsidR="00D764C8" w:rsidRDefault="00D764C8" w:rsidP="00D764C8">
      <w:pPr>
        <w:suppressAutoHyphens/>
        <w:spacing w:after="0" w:line="240" w:lineRule="auto"/>
        <w:rPr>
          <w:rFonts w:cstheme="minorHAnsi"/>
          <w:color w:val="000000" w:themeColor="text1"/>
        </w:rPr>
      </w:pPr>
      <w:r>
        <w:rPr>
          <w:rFonts w:cstheme="minorHAnsi"/>
          <w:color w:val="000000" w:themeColor="text1"/>
        </w:rPr>
        <w:t>CRUD.java</w:t>
      </w:r>
    </w:p>
    <w:p w14:paraId="0E4D213A" w14:textId="0A54039D" w:rsidR="00D764C8" w:rsidRDefault="003978AA" w:rsidP="00D764C8">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mutable:</w:t>
      </w:r>
      <w:r w:rsidR="00D874B3">
        <w:rPr>
          <w:rFonts w:cstheme="minorHAnsi"/>
          <w:color w:val="000000" w:themeColor="text1"/>
        </w:rPr>
        <w:t xml:space="preserve"> content field should be declared as final,</w:t>
      </w:r>
      <w:r w:rsidR="00613E41">
        <w:rPr>
          <w:rFonts w:cstheme="minorHAnsi"/>
          <w:color w:val="000000" w:themeColor="text1"/>
        </w:rPr>
        <w:t xml:space="preserve"> potential for an object to be edited after creation</w:t>
      </w:r>
      <w:r w:rsidR="004844EF">
        <w:rPr>
          <w:rFonts w:cstheme="minorHAnsi"/>
          <w:color w:val="000000" w:themeColor="text1"/>
        </w:rPr>
        <w:t xml:space="preserve"> isn’t acceptable</w:t>
      </w:r>
    </w:p>
    <w:p w14:paraId="34635CFF" w14:textId="24C7E0D7" w:rsidR="00504221" w:rsidRPr="000D4003" w:rsidRDefault="00613E41" w:rsidP="0050422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no validation:</w:t>
      </w:r>
      <w:r w:rsidR="003F5125">
        <w:rPr>
          <w:rFonts w:cstheme="minorHAnsi"/>
          <w:color w:val="000000" w:themeColor="text1"/>
        </w:rPr>
        <w:t xml:space="preserve"> invali</w:t>
      </w:r>
      <w:r w:rsidR="00C815C7">
        <w:rPr>
          <w:rFonts w:cstheme="minorHAnsi"/>
          <w:color w:val="000000" w:themeColor="text1"/>
        </w:rPr>
        <w:t>d,</w:t>
      </w:r>
      <w:r w:rsidR="001F2B71">
        <w:rPr>
          <w:rFonts w:cstheme="minorHAnsi"/>
          <w:color w:val="000000" w:themeColor="text1"/>
        </w:rPr>
        <w:t xml:space="preserve"> malicious</w:t>
      </w:r>
      <w:r w:rsidR="00C815C7">
        <w:rPr>
          <w:rFonts w:cstheme="minorHAnsi"/>
          <w:color w:val="000000" w:themeColor="text1"/>
        </w:rPr>
        <w:t xml:space="preserve">, or </w:t>
      </w:r>
      <w:r w:rsidR="002A2845">
        <w:rPr>
          <w:rFonts w:cstheme="minorHAnsi"/>
          <w:color w:val="000000" w:themeColor="text1"/>
        </w:rPr>
        <w:t>massive amounts of</w:t>
      </w:r>
      <w:r w:rsidR="003F5125">
        <w:rPr>
          <w:rFonts w:cstheme="minorHAnsi"/>
          <w:color w:val="000000" w:themeColor="text1"/>
        </w:rPr>
        <w:t xml:space="preserve"> data can be passed here</w:t>
      </w:r>
    </w:p>
    <w:p w14:paraId="775F8097" w14:textId="77777777" w:rsidR="000D4003" w:rsidRDefault="000D4003" w:rsidP="00504221">
      <w:pPr>
        <w:suppressAutoHyphens/>
        <w:spacing w:after="0" w:line="240" w:lineRule="auto"/>
        <w:rPr>
          <w:rFonts w:cstheme="minorHAnsi"/>
          <w:color w:val="000000" w:themeColor="text1"/>
        </w:rPr>
      </w:pPr>
    </w:p>
    <w:p w14:paraId="62867E2A" w14:textId="22A7A450" w:rsidR="00504221" w:rsidRDefault="0076536F" w:rsidP="00504221">
      <w:pPr>
        <w:suppressAutoHyphens/>
        <w:spacing w:after="0" w:line="240" w:lineRule="auto"/>
        <w:rPr>
          <w:rFonts w:cstheme="minorHAnsi"/>
          <w:color w:val="000000" w:themeColor="text1"/>
        </w:rPr>
      </w:pPr>
      <w:r>
        <w:rPr>
          <w:rFonts w:cstheme="minorHAnsi"/>
          <w:color w:val="000000" w:themeColor="text1"/>
        </w:rPr>
        <w:t>pom</w:t>
      </w:r>
      <w:r w:rsidR="000D4003">
        <w:rPr>
          <w:rFonts w:cstheme="minorHAnsi"/>
          <w:color w:val="000000" w:themeColor="text1"/>
        </w:rPr>
        <w:t>.xml</w:t>
      </w:r>
    </w:p>
    <w:p w14:paraId="531A38E6" w14:textId="31167247" w:rsidR="00EA4C73" w:rsidRPr="00EA4C73" w:rsidRDefault="005F1644" w:rsidP="00EA4C7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O</w:t>
      </w:r>
      <w:r w:rsidR="00A3204C">
        <w:rPr>
          <w:rFonts w:cstheme="minorHAnsi"/>
          <w:color w:val="000000" w:themeColor="text1"/>
        </w:rPr>
        <w:t>utdated</w:t>
      </w:r>
      <w:r>
        <w:rPr>
          <w:rFonts w:cstheme="minorHAnsi"/>
          <w:color w:val="000000" w:themeColor="text1"/>
        </w:rPr>
        <w:t xml:space="preserve"> and vulnerable framework: Spring Boot 2.2.</w:t>
      </w:r>
      <w:proofErr w:type="gramStart"/>
      <w:r>
        <w:rPr>
          <w:rFonts w:cstheme="minorHAnsi"/>
          <w:color w:val="000000" w:themeColor="text1"/>
        </w:rPr>
        <w:t>2.RELEASE</w:t>
      </w:r>
      <w:proofErr w:type="gramEnd"/>
      <w:r>
        <w:rPr>
          <w:rFonts w:cstheme="minorHAnsi"/>
          <w:color w:val="000000" w:themeColor="text1"/>
        </w:rPr>
        <w:t xml:space="preserve"> </w:t>
      </w:r>
      <w:r w:rsidR="00C775F8">
        <w:rPr>
          <w:rFonts w:cstheme="minorHAnsi"/>
          <w:color w:val="000000" w:themeColor="text1"/>
        </w:rPr>
        <w:t xml:space="preserve">is several years outdated.  There are </w:t>
      </w:r>
      <w:r w:rsidR="00EA4C73">
        <w:rPr>
          <w:rFonts w:cstheme="minorHAnsi"/>
          <w:color w:val="000000" w:themeColor="text1"/>
        </w:rPr>
        <w:t>known</w:t>
      </w:r>
      <w:r w:rsidR="00C775F8">
        <w:rPr>
          <w:rFonts w:cstheme="minorHAnsi"/>
          <w:color w:val="000000" w:themeColor="text1"/>
        </w:rPr>
        <w:t xml:space="preserve"> </w:t>
      </w:r>
      <w:r w:rsidR="00042F5D">
        <w:rPr>
          <w:rFonts w:cstheme="minorHAnsi"/>
          <w:color w:val="000000" w:themeColor="text1"/>
        </w:rPr>
        <w:t>vulnerabilities in this version, information provided in the source section of this document</w:t>
      </w:r>
    </w:p>
    <w:p w14:paraId="2497B304" w14:textId="77A6E052" w:rsidR="00042F5D" w:rsidRDefault="00A3204C" w:rsidP="000D400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lastRenderedPageBreak/>
        <w:t xml:space="preserve">Outdated and vulnerable </w:t>
      </w:r>
      <w:r w:rsidR="00AC5A57">
        <w:rPr>
          <w:rFonts w:cstheme="minorHAnsi"/>
          <w:color w:val="000000" w:themeColor="text1"/>
        </w:rPr>
        <w:t xml:space="preserve">crypto </w:t>
      </w:r>
      <w:r w:rsidR="004844EF">
        <w:rPr>
          <w:rFonts w:cstheme="minorHAnsi"/>
          <w:color w:val="000000" w:themeColor="text1"/>
        </w:rPr>
        <w:t>package</w:t>
      </w:r>
      <w:r w:rsidR="00AC5A57">
        <w:rPr>
          <w:rFonts w:cstheme="minorHAnsi"/>
          <w:color w:val="000000" w:themeColor="text1"/>
        </w:rPr>
        <w:t xml:space="preserve">: this package is over ten years </w:t>
      </w:r>
      <w:r w:rsidR="004844EF">
        <w:rPr>
          <w:rFonts w:cstheme="minorHAnsi"/>
          <w:color w:val="000000" w:themeColor="text1"/>
        </w:rPr>
        <w:t>old and</w:t>
      </w:r>
      <w:r w:rsidR="00AC5A57">
        <w:rPr>
          <w:rFonts w:cstheme="minorHAnsi"/>
          <w:color w:val="000000" w:themeColor="text1"/>
        </w:rPr>
        <w:t xml:space="preserve"> has known vulnerabilities.</w:t>
      </w:r>
      <w:r w:rsidR="00BA3C8A">
        <w:rPr>
          <w:rFonts w:cstheme="minorHAnsi"/>
          <w:color w:val="000000" w:themeColor="text1"/>
        </w:rPr>
        <w:t xml:space="preserve">  More information </w:t>
      </w:r>
      <w:r w:rsidR="004844EF">
        <w:rPr>
          <w:rFonts w:cstheme="minorHAnsi"/>
          <w:color w:val="000000" w:themeColor="text1"/>
        </w:rPr>
        <w:t>is provided</w:t>
      </w:r>
      <w:r w:rsidR="00BA3C8A">
        <w:rPr>
          <w:rFonts w:cstheme="minorHAnsi"/>
          <w:color w:val="000000" w:themeColor="text1"/>
        </w:rPr>
        <w:t xml:space="preserve"> in the source section.</w:t>
      </w:r>
    </w:p>
    <w:p w14:paraId="3AC7FDBD" w14:textId="05A26E3B" w:rsidR="002B39FF" w:rsidRDefault="002B39FF" w:rsidP="000D400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Outdated </w:t>
      </w:r>
      <w:r w:rsidR="007614A1">
        <w:rPr>
          <w:rFonts w:cstheme="minorHAnsi"/>
          <w:color w:val="000000" w:themeColor="text1"/>
        </w:rPr>
        <w:t>security tool: OWASP DC plugin 5.3.0 is from six years ago.</w:t>
      </w:r>
    </w:p>
    <w:p w14:paraId="04E1BEDE" w14:textId="6EAC38E6" w:rsidR="007614A1" w:rsidRPr="000D4003" w:rsidRDefault="008C37CE" w:rsidP="000D400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Outdated Java version (Java 8)</w:t>
      </w:r>
      <w:r w:rsidR="007614A1">
        <w:rPr>
          <w:rFonts w:cstheme="minorHAnsi"/>
          <w:color w:val="000000" w:themeColor="text1"/>
        </w:rPr>
        <w:t xml:space="preserve"> </w:t>
      </w:r>
    </w:p>
    <w:p w14:paraId="63EA98B9" w14:textId="77777777" w:rsidR="003F5125" w:rsidRPr="003F5125" w:rsidRDefault="003F5125" w:rsidP="003F5125">
      <w:pPr>
        <w:suppressAutoHyphens/>
        <w:spacing w:after="0" w:line="240" w:lineRule="auto"/>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3DCF22DA" w14:textId="77777777" w:rsidR="008C446D" w:rsidRDefault="008C446D" w:rsidP="008C446D">
      <w:pPr>
        <w:pStyle w:val="ListParagraph"/>
        <w:suppressAutoHyphens/>
        <w:spacing w:after="0" w:line="240" w:lineRule="auto"/>
        <w:rPr>
          <w:rFonts w:cstheme="minorHAnsi"/>
          <w:color w:val="000000" w:themeColor="text1"/>
        </w:rPr>
      </w:pPr>
    </w:p>
    <w:tbl>
      <w:tblPr>
        <w:tblStyle w:val="TableGrid"/>
        <w:tblW w:w="9350" w:type="dxa"/>
        <w:tblLook w:val="04A0" w:firstRow="1" w:lastRow="0" w:firstColumn="1" w:lastColumn="0" w:noHBand="0" w:noVBand="1"/>
      </w:tblPr>
      <w:tblGrid>
        <w:gridCol w:w="897"/>
        <w:gridCol w:w="1882"/>
        <w:gridCol w:w="1902"/>
        <w:gridCol w:w="2459"/>
        <w:gridCol w:w="2210"/>
      </w:tblGrid>
      <w:tr w:rsidR="00A61B56" w14:paraId="7DFF7BA5" w14:textId="7AD2C9B7" w:rsidTr="00B30D39">
        <w:trPr>
          <w:trHeight w:val="360"/>
        </w:trPr>
        <w:tc>
          <w:tcPr>
            <w:tcW w:w="805" w:type="dxa"/>
          </w:tcPr>
          <w:p w14:paraId="554787E9" w14:textId="7CEEC76F" w:rsidR="00A61B56" w:rsidRDefault="00A61B56" w:rsidP="00C46435">
            <w:pPr>
              <w:suppressAutoHyphens/>
              <w:spacing w:after="0" w:line="240" w:lineRule="auto"/>
              <w:rPr>
                <w:rFonts w:cstheme="minorHAnsi"/>
                <w:b/>
                <w:bCs/>
                <w:color w:val="000000" w:themeColor="text1"/>
              </w:rPr>
            </w:pPr>
            <w:r>
              <w:rPr>
                <w:rFonts w:cstheme="minorHAnsi"/>
                <w:b/>
                <w:bCs/>
                <w:color w:val="000000" w:themeColor="text1"/>
              </w:rPr>
              <w:t>Priority</w:t>
            </w:r>
          </w:p>
        </w:tc>
        <w:tc>
          <w:tcPr>
            <w:tcW w:w="1897" w:type="dxa"/>
          </w:tcPr>
          <w:p w14:paraId="4A9ECA62" w14:textId="23A03CC1" w:rsidR="00A61B56" w:rsidRPr="00016E8A" w:rsidRDefault="00A61B56" w:rsidP="00C46435">
            <w:pPr>
              <w:suppressAutoHyphens/>
              <w:spacing w:after="0" w:line="240" w:lineRule="auto"/>
              <w:rPr>
                <w:rFonts w:cstheme="minorHAnsi"/>
                <w:b/>
                <w:bCs/>
                <w:color w:val="000000" w:themeColor="text1"/>
              </w:rPr>
            </w:pPr>
            <w:r>
              <w:rPr>
                <w:rFonts w:cstheme="minorHAnsi"/>
                <w:b/>
                <w:bCs/>
                <w:color w:val="000000" w:themeColor="text1"/>
              </w:rPr>
              <w:t>Dependency</w:t>
            </w:r>
          </w:p>
        </w:tc>
        <w:tc>
          <w:tcPr>
            <w:tcW w:w="1973" w:type="dxa"/>
          </w:tcPr>
          <w:p w14:paraId="48C6FCC0" w14:textId="2F9AE9AC" w:rsidR="00A61B56" w:rsidRPr="00205A55" w:rsidRDefault="00A61B56" w:rsidP="00C46435">
            <w:pPr>
              <w:suppressAutoHyphens/>
              <w:spacing w:after="0" w:line="240" w:lineRule="auto"/>
              <w:rPr>
                <w:rFonts w:cstheme="minorHAnsi"/>
                <w:b/>
                <w:bCs/>
                <w:color w:val="000000" w:themeColor="text1"/>
              </w:rPr>
            </w:pPr>
            <w:r w:rsidRPr="00205A55">
              <w:rPr>
                <w:rFonts w:cstheme="minorHAnsi"/>
                <w:b/>
                <w:bCs/>
                <w:color w:val="000000" w:themeColor="text1"/>
              </w:rPr>
              <w:t>Vulnerabilities</w:t>
            </w:r>
          </w:p>
        </w:tc>
        <w:tc>
          <w:tcPr>
            <w:tcW w:w="2340" w:type="dxa"/>
          </w:tcPr>
          <w:p w14:paraId="14DB21DA" w14:textId="09711404" w:rsidR="00A61B56" w:rsidRDefault="00A61B56" w:rsidP="00C46435">
            <w:pPr>
              <w:suppressAutoHyphens/>
              <w:spacing w:after="0" w:line="240" w:lineRule="auto"/>
              <w:rPr>
                <w:rFonts w:cstheme="minorHAnsi"/>
                <w:color w:val="000000" w:themeColor="text1"/>
              </w:rPr>
            </w:pPr>
            <w:r>
              <w:rPr>
                <w:rFonts w:cstheme="minorHAnsi"/>
                <w:color w:val="000000" w:themeColor="text1"/>
              </w:rPr>
              <w:t>Description</w:t>
            </w:r>
          </w:p>
        </w:tc>
        <w:tc>
          <w:tcPr>
            <w:tcW w:w="2335" w:type="dxa"/>
          </w:tcPr>
          <w:p w14:paraId="0391701D" w14:textId="633D9B01" w:rsidR="00A61B56" w:rsidRDefault="00A61B56" w:rsidP="00C46435">
            <w:pPr>
              <w:suppressAutoHyphens/>
              <w:spacing w:after="0" w:line="240" w:lineRule="auto"/>
              <w:rPr>
                <w:rFonts w:cstheme="minorHAnsi"/>
                <w:color w:val="000000" w:themeColor="text1"/>
              </w:rPr>
            </w:pPr>
            <w:r>
              <w:rPr>
                <w:rFonts w:cstheme="minorHAnsi"/>
                <w:color w:val="000000" w:themeColor="text1"/>
              </w:rPr>
              <w:t>Recommended Actions</w:t>
            </w:r>
          </w:p>
        </w:tc>
      </w:tr>
      <w:tr w:rsidR="00A61B56" w14:paraId="074CD1D3" w14:textId="075C6BB2" w:rsidTr="00B30D39">
        <w:trPr>
          <w:trHeight w:val="360"/>
        </w:trPr>
        <w:tc>
          <w:tcPr>
            <w:tcW w:w="805" w:type="dxa"/>
          </w:tcPr>
          <w:p w14:paraId="2BCAE775" w14:textId="51EC12D4" w:rsidR="00A61B56" w:rsidRPr="00016E8A" w:rsidRDefault="000549BF" w:rsidP="00C46435">
            <w:pPr>
              <w:suppressAutoHyphens/>
              <w:spacing w:after="0" w:line="240" w:lineRule="auto"/>
              <w:rPr>
                <w:rFonts w:cstheme="minorHAnsi"/>
                <w:b/>
                <w:bCs/>
                <w:color w:val="000000" w:themeColor="text1"/>
              </w:rPr>
            </w:pPr>
            <w:r>
              <w:rPr>
                <w:rFonts w:cstheme="minorHAnsi"/>
                <w:b/>
                <w:bCs/>
                <w:color w:val="000000" w:themeColor="text1"/>
              </w:rPr>
              <w:t>VHIGH</w:t>
            </w:r>
          </w:p>
        </w:tc>
        <w:tc>
          <w:tcPr>
            <w:tcW w:w="1897" w:type="dxa"/>
          </w:tcPr>
          <w:p w14:paraId="3DDCAA97" w14:textId="6CC3BA31" w:rsidR="00A61B56" w:rsidRPr="00016E8A" w:rsidRDefault="00A61B56" w:rsidP="00C46435">
            <w:pPr>
              <w:suppressAutoHyphens/>
              <w:spacing w:after="0" w:line="240" w:lineRule="auto"/>
              <w:rPr>
                <w:rFonts w:cstheme="minorHAnsi"/>
                <w:b/>
                <w:bCs/>
                <w:color w:val="000000" w:themeColor="text1"/>
              </w:rPr>
            </w:pPr>
            <w:r w:rsidRPr="00016E8A">
              <w:rPr>
                <w:rFonts w:cstheme="minorHAnsi"/>
                <w:b/>
                <w:bCs/>
                <w:color w:val="000000" w:themeColor="text1"/>
              </w:rPr>
              <w:t>bcprov-jdk15on-1.46.jar</w:t>
            </w:r>
          </w:p>
        </w:tc>
        <w:tc>
          <w:tcPr>
            <w:tcW w:w="1973" w:type="dxa"/>
          </w:tcPr>
          <w:p w14:paraId="255D81B1" w14:textId="77777777" w:rsidR="00A61B56" w:rsidRDefault="00A61B56" w:rsidP="00C46435">
            <w:pPr>
              <w:suppressAutoHyphens/>
              <w:spacing w:after="0" w:line="240" w:lineRule="auto"/>
              <w:rPr>
                <w:rFonts w:cstheme="minorHAnsi"/>
                <w:color w:val="000000" w:themeColor="text1"/>
              </w:rPr>
            </w:pPr>
            <w:r w:rsidRPr="007B6A4B">
              <w:rPr>
                <w:rFonts w:cstheme="minorHAnsi"/>
                <w:color w:val="000000" w:themeColor="text1"/>
              </w:rPr>
              <w:t>CVE-2024-34447</w:t>
            </w:r>
          </w:p>
          <w:p w14:paraId="44DB4019" w14:textId="77777777" w:rsidR="00A61B56" w:rsidRDefault="00A61B56" w:rsidP="00C46435">
            <w:pPr>
              <w:suppressAutoHyphens/>
              <w:spacing w:after="0" w:line="240" w:lineRule="auto"/>
              <w:rPr>
                <w:rFonts w:cstheme="minorHAnsi"/>
                <w:color w:val="000000" w:themeColor="text1"/>
              </w:rPr>
            </w:pPr>
            <w:hyperlink r:id="rId12" w:tgtFrame="_blank" w:history="1">
              <w:r w:rsidRPr="00B823CA">
                <w:rPr>
                  <w:rStyle w:val="Hyperlink"/>
                  <w:rFonts w:cstheme="minorHAnsi"/>
                  <w:b/>
                  <w:bCs/>
                </w:rPr>
                <w:t>CVE-2016-1000338</w:t>
              </w:r>
            </w:hyperlink>
          </w:p>
          <w:p w14:paraId="13466071" w14:textId="77777777" w:rsidR="00A61B56" w:rsidRDefault="00A61B56" w:rsidP="00C46435">
            <w:pPr>
              <w:suppressAutoHyphens/>
              <w:spacing w:after="0" w:line="240" w:lineRule="auto"/>
              <w:rPr>
                <w:rFonts w:cstheme="minorHAnsi"/>
                <w:b/>
                <w:bCs/>
                <w:color w:val="000000" w:themeColor="text1"/>
              </w:rPr>
            </w:pPr>
            <w:r w:rsidRPr="00B823CA">
              <w:rPr>
                <w:rFonts w:cstheme="minorHAnsi"/>
                <w:b/>
                <w:bCs/>
                <w:color w:val="000000" w:themeColor="text1"/>
              </w:rPr>
              <w:t>CVE-2016-1000342</w:t>
            </w:r>
          </w:p>
          <w:p w14:paraId="6EE8D0D5" w14:textId="77777777" w:rsidR="00A61B56" w:rsidRDefault="00A61B56" w:rsidP="00C46435">
            <w:pPr>
              <w:suppressAutoHyphens/>
              <w:spacing w:after="0" w:line="240" w:lineRule="auto"/>
              <w:rPr>
                <w:rFonts w:cstheme="minorHAnsi"/>
                <w:b/>
                <w:bCs/>
                <w:color w:val="000000" w:themeColor="text1"/>
              </w:rPr>
            </w:pPr>
            <w:r w:rsidRPr="00FA002E">
              <w:rPr>
                <w:rFonts w:cstheme="minorHAnsi"/>
                <w:b/>
                <w:bCs/>
                <w:color w:val="000000" w:themeColor="text1"/>
              </w:rPr>
              <w:t>CVE-2016-1000343</w:t>
            </w:r>
          </w:p>
          <w:p w14:paraId="3E79FD7F" w14:textId="77777777" w:rsidR="00A61B56" w:rsidRDefault="00A61B56" w:rsidP="00C46435">
            <w:pPr>
              <w:suppressAutoHyphens/>
              <w:spacing w:after="0" w:line="240" w:lineRule="auto"/>
              <w:rPr>
                <w:rFonts w:cstheme="minorHAnsi"/>
                <w:b/>
                <w:bCs/>
                <w:color w:val="000000" w:themeColor="text1"/>
              </w:rPr>
            </w:pPr>
            <w:r w:rsidRPr="00FA002E">
              <w:rPr>
                <w:rFonts w:cstheme="minorHAnsi"/>
                <w:b/>
                <w:bCs/>
                <w:color w:val="000000" w:themeColor="text1"/>
              </w:rPr>
              <w:t>CVE-2024-29857</w:t>
            </w:r>
          </w:p>
          <w:p w14:paraId="7D0B1419" w14:textId="77777777" w:rsidR="00A61B56" w:rsidRDefault="00A61B56" w:rsidP="00C46435">
            <w:pPr>
              <w:suppressAutoHyphens/>
              <w:spacing w:after="0" w:line="240" w:lineRule="auto"/>
              <w:rPr>
                <w:rFonts w:cstheme="minorHAnsi"/>
                <w:b/>
                <w:bCs/>
                <w:color w:val="000000" w:themeColor="text1"/>
              </w:rPr>
            </w:pPr>
            <w:r w:rsidRPr="00FA002E">
              <w:rPr>
                <w:rFonts w:cstheme="minorHAnsi"/>
                <w:b/>
                <w:bCs/>
                <w:color w:val="000000" w:themeColor="text1"/>
              </w:rPr>
              <w:t>CVE-2016-1000341</w:t>
            </w:r>
          </w:p>
          <w:p w14:paraId="289804D3" w14:textId="77777777" w:rsidR="00A61B56" w:rsidRDefault="00A61B56" w:rsidP="00C46435">
            <w:pPr>
              <w:suppressAutoHyphens/>
              <w:spacing w:after="0" w:line="240" w:lineRule="auto"/>
              <w:rPr>
                <w:rFonts w:cstheme="minorHAnsi"/>
                <w:b/>
                <w:bCs/>
                <w:color w:val="000000" w:themeColor="text1"/>
              </w:rPr>
            </w:pPr>
            <w:r w:rsidRPr="00ED6C9E">
              <w:rPr>
                <w:rFonts w:cstheme="minorHAnsi"/>
                <w:b/>
                <w:bCs/>
                <w:color w:val="000000" w:themeColor="text1"/>
              </w:rPr>
              <w:t>CVE-2016-1000345</w:t>
            </w:r>
          </w:p>
          <w:p w14:paraId="70F8A4C5" w14:textId="77777777" w:rsidR="00A61B56" w:rsidRDefault="00A61B56" w:rsidP="00C46435">
            <w:pPr>
              <w:suppressAutoHyphens/>
              <w:spacing w:after="0" w:line="240" w:lineRule="auto"/>
              <w:rPr>
                <w:rFonts w:cstheme="minorHAnsi"/>
                <w:b/>
                <w:bCs/>
                <w:color w:val="000000" w:themeColor="text1"/>
              </w:rPr>
            </w:pPr>
            <w:r w:rsidRPr="00ED6C9E">
              <w:rPr>
                <w:rFonts w:cstheme="minorHAnsi"/>
                <w:b/>
                <w:bCs/>
                <w:color w:val="000000" w:themeColor="text1"/>
              </w:rPr>
              <w:t>CVE-2024-30171</w:t>
            </w:r>
          </w:p>
          <w:p w14:paraId="447147BA" w14:textId="77777777" w:rsidR="00A61B56" w:rsidRDefault="00A61B56" w:rsidP="00C46435">
            <w:pPr>
              <w:suppressAutoHyphens/>
              <w:spacing w:after="0" w:line="240" w:lineRule="auto"/>
              <w:rPr>
                <w:rFonts w:cstheme="minorHAnsi"/>
                <w:color w:val="000000" w:themeColor="text1"/>
              </w:rPr>
            </w:pPr>
            <w:hyperlink r:id="rId13" w:tgtFrame="_blank" w:history="1">
              <w:r w:rsidRPr="00ED6C9E">
                <w:rPr>
                  <w:rStyle w:val="Hyperlink"/>
                  <w:rFonts w:cstheme="minorHAnsi"/>
                  <w:b/>
                  <w:bCs/>
                </w:rPr>
                <w:t>CVE-2020-15522</w:t>
              </w:r>
            </w:hyperlink>
          </w:p>
          <w:p w14:paraId="79F77707" w14:textId="77777777" w:rsidR="00A61B56" w:rsidRDefault="00A61B56" w:rsidP="00C46435">
            <w:pPr>
              <w:suppressAutoHyphens/>
              <w:spacing w:after="0" w:line="240" w:lineRule="auto"/>
              <w:rPr>
                <w:rFonts w:cstheme="minorHAnsi"/>
                <w:b/>
                <w:bCs/>
                <w:color w:val="000000" w:themeColor="text1"/>
              </w:rPr>
            </w:pPr>
            <w:r w:rsidRPr="00ED6C9E">
              <w:rPr>
                <w:rFonts w:cstheme="minorHAnsi"/>
                <w:b/>
                <w:bCs/>
                <w:color w:val="000000" w:themeColor="text1"/>
              </w:rPr>
              <w:t>CVE-2020-0187</w:t>
            </w:r>
          </w:p>
          <w:p w14:paraId="606523B2" w14:textId="77777777" w:rsidR="00A61B56" w:rsidRDefault="00A61B56" w:rsidP="00C46435">
            <w:pPr>
              <w:suppressAutoHyphens/>
              <w:spacing w:after="0" w:line="240" w:lineRule="auto"/>
              <w:rPr>
                <w:rFonts w:cstheme="minorHAnsi"/>
                <w:color w:val="000000" w:themeColor="text1"/>
              </w:rPr>
            </w:pPr>
            <w:hyperlink r:id="rId14" w:tgtFrame="_blank" w:history="1">
              <w:r w:rsidRPr="009C28FC">
                <w:rPr>
                  <w:rStyle w:val="Hyperlink"/>
                  <w:rFonts w:cstheme="minorHAnsi"/>
                  <w:b/>
                  <w:bCs/>
                </w:rPr>
                <w:t>CVE-2023-33202</w:t>
              </w:r>
            </w:hyperlink>
          </w:p>
          <w:p w14:paraId="71369D2B" w14:textId="77777777" w:rsidR="00A61B56" w:rsidRDefault="00A61B56" w:rsidP="00C46435">
            <w:pPr>
              <w:suppressAutoHyphens/>
              <w:spacing w:after="0" w:line="240" w:lineRule="auto"/>
              <w:rPr>
                <w:rFonts w:cstheme="minorHAnsi"/>
                <w:b/>
                <w:bCs/>
                <w:color w:val="000000" w:themeColor="text1"/>
              </w:rPr>
            </w:pPr>
            <w:r w:rsidRPr="009C28FC">
              <w:rPr>
                <w:rFonts w:cstheme="minorHAnsi"/>
                <w:b/>
                <w:bCs/>
                <w:color w:val="000000" w:themeColor="text1"/>
              </w:rPr>
              <w:t>CVE-2020-26939</w:t>
            </w:r>
          </w:p>
          <w:p w14:paraId="08A5599F" w14:textId="77777777" w:rsidR="00A61B56" w:rsidRDefault="00A61B56" w:rsidP="00C46435">
            <w:pPr>
              <w:suppressAutoHyphens/>
              <w:spacing w:after="0" w:line="240" w:lineRule="auto"/>
              <w:rPr>
                <w:rFonts w:cstheme="minorHAnsi"/>
                <w:b/>
                <w:bCs/>
                <w:color w:val="000000" w:themeColor="text1"/>
              </w:rPr>
            </w:pPr>
            <w:r w:rsidRPr="009C28FC">
              <w:rPr>
                <w:rFonts w:cstheme="minorHAnsi"/>
                <w:b/>
                <w:bCs/>
                <w:color w:val="000000" w:themeColor="text1"/>
              </w:rPr>
              <w:t>CVE-2023-33201</w:t>
            </w:r>
          </w:p>
          <w:p w14:paraId="31E497C1" w14:textId="77777777" w:rsidR="00A61B56" w:rsidRDefault="00A61B56" w:rsidP="00C46435">
            <w:pPr>
              <w:suppressAutoHyphens/>
              <w:spacing w:after="0" w:line="240" w:lineRule="auto"/>
              <w:rPr>
                <w:rFonts w:cstheme="minorHAnsi"/>
                <w:color w:val="000000" w:themeColor="text1"/>
              </w:rPr>
            </w:pPr>
            <w:hyperlink r:id="rId15" w:tgtFrame="_blank" w:history="1">
              <w:r w:rsidRPr="0096749D">
                <w:rPr>
                  <w:rStyle w:val="Hyperlink"/>
                  <w:rFonts w:cstheme="minorHAnsi"/>
                  <w:b/>
                  <w:bCs/>
                </w:rPr>
                <w:t>CVE-2015-7940</w:t>
              </w:r>
            </w:hyperlink>
          </w:p>
          <w:p w14:paraId="79141BA1" w14:textId="77777777" w:rsidR="00A61B56" w:rsidRDefault="00A61B56" w:rsidP="00C46435">
            <w:pPr>
              <w:suppressAutoHyphens/>
              <w:spacing w:after="0" w:line="240" w:lineRule="auto"/>
              <w:rPr>
                <w:rFonts w:cstheme="minorHAnsi"/>
                <w:b/>
                <w:bCs/>
                <w:color w:val="000000" w:themeColor="text1"/>
              </w:rPr>
            </w:pPr>
            <w:r w:rsidRPr="0096749D">
              <w:rPr>
                <w:rFonts w:cstheme="minorHAnsi"/>
                <w:b/>
                <w:bCs/>
                <w:color w:val="000000" w:themeColor="text1"/>
              </w:rPr>
              <w:t>CVE-2018-5382</w:t>
            </w:r>
          </w:p>
          <w:p w14:paraId="719F9222" w14:textId="77777777" w:rsidR="00A61B56" w:rsidRDefault="00A61B56" w:rsidP="00C46435">
            <w:pPr>
              <w:suppressAutoHyphens/>
              <w:spacing w:after="0" w:line="240" w:lineRule="auto"/>
              <w:rPr>
                <w:rFonts w:cstheme="minorHAnsi"/>
                <w:b/>
                <w:bCs/>
                <w:color w:val="000000" w:themeColor="text1"/>
              </w:rPr>
            </w:pPr>
            <w:r w:rsidRPr="0096749D">
              <w:rPr>
                <w:rFonts w:cstheme="minorHAnsi"/>
                <w:b/>
                <w:bCs/>
                <w:color w:val="000000" w:themeColor="text1"/>
              </w:rPr>
              <w:t>CVE-2013-1624</w:t>
            </w:r>
          </w:p>
          <w:p w14:paraId="3B618048" w14:textId="77777777" w:rsidR="00A61B56" w:rsidRDefault="00A61B56" w:rsidP="00C46435">
            <w:pPr>
              <w:suppressAutoHyphens/>
              <w:spacing w:after="0" w:line="240" w:lineRule="auto"/>
              <w:rPr>
                <w:rFonts w:cstheme="minorHAnsi"/>
                <w:b/>
                <w:bCs/>
                <w:color w:val="000000" w:themeColor="text1"/>
              </w:rPr>
            </w:pPr>
            <w:r w:rsidRPr="0096749D">
              <w:rPr>
                <w:rFonts w:cstheme="minorHAnsi"/>
                <w:b/>
                <w:bCs/>
                <w:color w:val="000000" w:themeColor="text1"/>
              </w:rPr>
              <w:t>CVE-2016-1000346</w:t>
            </w:r>
          </w:p>
          <w:p w14:paraId="55893FFE" w14:textId="24021967" w:rsidR="00A61B56" w:rsidRDefault="00A61B56" w:rsidP="00C46435">
            <w:pPr>
              <w:suppressAutoHyphens/>
              <w:spacing w:after="0" w:line="240" w:lineRule="auto"/>
              <w:rPr>
                <w:rFonts w:cstheme="minorHAnsi"/>
                <w:color w:val="000000" w:themeColor="text1"/>
              </w:rPr>
            </w:pPr>
            <w:r w:rsidRPr="00B31467">
              <w:rPr>
                <w:rFonts w:cstheme="minorHAnsi"/>
                <w:b/>
                <w:bCs/>
                <w:color w:val="000000" w:themeColor="text1"/>
              </w:rPr>
              <w:t>CVE-2015-6644</w:t>
            </w:r>
          </w:p>
        </w:tc>
        <w:tc>
          <w:tcPr>
            <w:tcW w:w="2340" w:type="dxa"/>
          </w:tcPr>
          <w:p w14:paraId="0D68C4A6" w14:textId="6364C9CA" w:rsidR="00A61B56" w:rsidRDefault="00A61B56" w:rsidP="00C46435">
            <w:pPr>
              <w:suppressAutoHyphens/>
              <w:spacing w:after="0" w:line="240" w:lineRule="auto"/>
              <w:rPr>
                <w:rFonts w:cstheme="minorHAnsi"/>
                <w:color w:val="000000" w:themeColor="text1"/>
              </w:rPr>
            </w:pPr>
            <w:r>
              <w:rPr>
                <w:rFonts w:cstheme="minorHAnsi"/>
                <w:color w:val="000000" w:themeColor="text1"/>
              </w:rPr>
              <w:t>Improper certificate validations, improper and incomplete key validations, improper verification of cryptographic signature, weak key generation, excessive CPU and resource usage, timing attack vulnerability and leakages, private key and algorithm exposure with error codes, incomplete and incorrect and risky cryptographic algorithm choices.</w:t>
            </w:r>
          </w:p>
        </w:tc>
        <w:tc>
          <w:tcPr>
            <w:tcW w:w="2335" w:type="dxa"/>
          </w:tcPr>
          <w:p w14:paraId="7F9C3CF7" w14:textId="3C6D5B84" w:rsidR="00A61B56" w:rsidRDefault="009E09C2"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41E3A7D9" w14:textId="4098614B" w:rsidTr="00B30D39">
        <w:trPr>
          <w:trHeight w:val="360"/>
        </w:trPr>
        <w:tc>
          <w:tcPr>
            <w:tcW w:w="805" w:type="dxa"/>
          </w:tcPr>
          <w:p w14:paraId="7FB3763E" w14:textId="69ABF133" w:rsidR="00A61B56" w:rsidRPr="00B31467" w:rsidRDefault="000549BF" w:rsidP="00B31467">
            <w:pPr>
              <w:suppressAutoHyphens/>
              <w:spacing w:after="0" w:line="240" w:lineRule="auto"/>
              <w:rPr>
                <w:rFonts w:cstheme="minorHAnsi"/>
                <w:b/>
                <w:bCs/>
                <w:color w:val="000000" w:themeColor="text1"/>
              </w:rPr>
            </w:pPr>
            <w:r>
              <w:rPr>
                <w:rFonts w:cstheme="minorHAnsi"/>
                <w:b/>
                <w:bCs/>
                <w:color w:val="000000" w:themeColor="text1"/>
              </w:rPr>
              <w:t>MED</w:t>
            </w:r>
          </w:p>
        </w:tc>
        <w:tc>
          <w:tcPr>
            <w:tcW w:w="1897" w:type="dxa"/>
          </w:tcPr>
          <w:p w14:paraId="1ABD1326" w14:textId="20EB589E" w:rsidR="00A61B56" w:rsidRPr="00B31467" w:rsidRDefault="00A61B56" w:rsidP="00B31467">
            <w:pPr>
              <w:suppressAutoHyphens/>
              <w:spacing w:after="0" w:line="240" w:lineRule="auto"/>
              <w:rPr>
                <w:rFonts w:cstheme="minorHAnsi"/>
                <w:b/>
                <w:bCs/>
                <w:color w:val="000000" w:themeColor="text1"/>
              </w:rPr>
            </w:pPr>
            <w:r w:rsidRPr="00B31467">
              <w:rPr>
                <w:rFonts w:cstheme="minorHAnsi"/>
                <w:b/>
                <w:bCs/>
                <w:color w:val="000000" w:themeColor="text1"/>
              </w:rPr>
              <w:t>hibernate-validator-6.0.18.Final.jar</w:t>
            </w:r>
          </w:p>
          <w:p w14:paraId="7760BB6D" w14:textId="77777777" w:rsidR="00A61B56" w:rsidRDefault="00A61B56" w:rsidP="00C46435">
            <w:pPr>
              <w:suppressAutoHyphens/>
              <w:spacing w:after="0" w:line="240" w:lineRule="auto"/>
              <w:rPr>
                <w:rFonts w:cstheme="minorHAnsi"/>
                <w:color w:val="000000" w:themeColor="text1"/>
              </w:rPr>
            </w:pPr>
          </w:p>
        </w:tc>
        <w:tc>
          <w:tcPr>
            <w:tcW w:w="1973" w:type="dxa"/>
          </w:tcPr>
          <w:p w14:paraId="1CB3CBB6" w14:textId="77777777" w:rsidR="00A61B56" w:rsidRDefault="00A61B56" w:rsidP="00C46435">
            <w:pPr>
              <w:suppressAutoHyphens/>
              <w:spacing w:after="0" w:line="240" w:lineRule="auto"/>
              <w:rPr>
                <w:rFonts w:cstheme="minorHAnsi"/>
                <w:color w:val="000000" w:themeColor="text1"/>
              </w:rPr>
            </w:pPr>
            <w:hyperlink r:id="rId16" w:tgtFrame="_blank" w:history="1">
              <w:r w:rsidRPr="00C61C33">
                <w:rPr>
                  <w:rStyle w:val="Hyperlink"/>
                  <w:rFonts w:cstheme="minorHAnsi"/>
                  <w:b/>
                  <w:bCs/>
                </w:rPr>
                <w:t>CVE-2025-35036</w:t>
              </w:r>
            </w:hyperlink>
          </w:p>
          <w:p w14:paraId="6ACCB0E7" w14:textId="77777777" w:rsidR="00A61B56" w:rsidRDefault="00A61B56" w:rsidP="00C46435">
            <w:pPr>
              <w:suppressAutoHyphens/>
              <w:spacing w:after="0" w:line="240" w:lineRule="auto"/>
              <w:rPr>
                <w:rFonts w:cstheme="minorHAnsi"/>
                <w:color w:val="000000" w:themeColor="text1"/>
              </w:rPr>
            </w:pPr>
            <w:hyperlink r:id="rId17" w:tgtFrame="_blank" w:history="1">
              <w:r w:rsidRPr="00C61C33">
                <w:rPr>
                  <w:rStyle w:val="Hyperlink"/>
                  <w:rFonts w:cstheme="minorHAnsi"/>
                  <w:b/>
                  <w:bCs/>
                </w:rPr>
                <w:t>CVE-2023-1932</w:t>
              </w:r>
            </w:hyperlink>
          </w:p>
          <w:p w14:paraId="55033391" w14:textId="49E6F7FF" w:rsidR="00A61B56" w:rsidRDefault="00A61B56" w:rsidP="00C46435">
            <w:pPr>
              <w:suppressAutoHyphens/>
              <w:spacing w:after="0" w:line="240" w:lineRule="auto"/>
              <w:rPr>
                <w:rFonts w:cstheme="minorHAnsi"/>
                <w:color w:val="000000" w:themeColor="text1"/>
              </w:rPr>
            </w:pPr>
            <w:hyperlink r:id="rId18" w:tgtFrame="_blank" w:history="1">
              <w:r w:rsidRPr="00C61C33">
                <w:rPr>
                  <w:rStyle w:val="Hyperlink"/>
                  <w:rFonts w:cstheme="minorHAnsi"/>
                  <w:b/>
                  <w:bCs/>
                </w:rPr>
                <w:t>CVE-2020-10693</w:t>
              </w:r>
            </w:hyperlink>
          </w:p>
        </w:tc>
        <w:tc>
          <w:tcPr>
            <w:tcW w:w="2340" w:type="dxa"/>
          </w:tcPr>
          <w:p w14:paraId="76DE1BF6" w14:textId="118DA92F" w:rsidR="00A61B56" w:rsidRDefault="00F24079" w:rsidP="00C46435">
            <w:pPr>
              <w:suppressAutoHyphens/>
              <w:spacing w:after="0" w:line="240" w:lineRule="auto"/>
              <w:rPr>
                <w:rFonts w:cstheme="minorHAnsi"/>
                <w:color w:val="000000" w:themeColor="text1"/>
              </w:rPr>
            </w:pPr>
            <w:r>
              <w:rPr>
                <w:rFonts w:cstheme="minorHAnsi"/>
                <w:color w:val="000000" w:themeColor="text1"/>
              </w:rPr>
              <w:t>I</w:t>
            </w:r>
            <w:r w:rsidR="001713A8">
              <w:rPr>
                <w:rFonts w:cstheme="minorHAnsi"/>
                <w:color w:val="000000" w:themeColor="text1"/>
              </w:rPr>
              <w:t>mproper input validation</w:t>
            </w:r>
          </w:p>
        </w:tc>
        <w:tc>
          <w:tcPr>
            <w:tcW w:w="2335" w:type="dxa"/>
          </w:tcPr>
          <w:p w14:paraId="30D95B48" w14:textId="64D6B1AC" w:rsidR="00A61B56" w:rsidRDefault="00EB7F5A" w:rsidP="00C46435">
            <w:pPr>
              <w:suppressAutoHyphens/>
              <w:spacing w:after="0" w:line="240" w:lineRule="auto"/>
              <w:rPr>
                <w:rFonts w:cstheme="minorHAnsi"/>
                <w:color w:val="000000" w:themeColor="text1"/>
              </w:rPr>
            </w:pPr>
            <w:r>
              <w:rPr>
                <w:rFonts w:cstheme="minorHAnsi"/>
                <w:color w:val="000000" w:themeColor="text1"/>
              </w:rPr>
              <w:t xml:space="preserve">Update </w:t>
            </w:r>
            <w:r w:rsidR="00643E9B">
              <w:rPr>
                <w:rFonts w:cstheme="minorHAnsi"/>
                <w:color w:val="000000" w:themeColor="text1"/>
              </w:rPr>
              <w:t>and/or use</w:t>
            </w:r>
            <w:r w:rsidR="003C0D1F">
              <w:rPr>
                <w:rFonts w:cstheme="minorHAnsi"/>
                <w:color w:val="000000" w:themeColor="text1"/>
              </w:rPr>
              <w:t xml:space="preserve"> proper</w:t>
            </w:r>
            <w:r w:rsidR="00643E9B">
              <w:rPr>
                <w:rFonts w:cstheme="minorHAnsi"/>
                <w:color w:val="000000" w:themeColor="text1"/>
              </w:rPr>
              <w:t xml:space="preserve"> input validations</w:t>
            </w:r>
          </w:p>
        </w:tc>
      </w:tr>
      <w:tr w:rsidR="00A61B56" w14:paraId="3605B519" w14:textId="26DD237F" w:rsidTr="00B30D39">
        <w:trPr>
          <w:trHeight w:val="360"/>
        </w:trPr>
        <w:tc>
          <w:tcPr>
            <w:tcW w:w="805" w:type="dxa"/>
          </w:tcPr>
          <w:p w14:paraId="19589A01" w14:textId="4765FA17" w:rsidR="00A61B56" w:rsidRPr="00C61C33" w:rsidRDefault="00C177C5" w:rsidP="00C46435">
            <w:pPr>
              <w:suppressAutoHyphens/>
              <w:spacing w:after="0" w:line="240" w:lineRule="auto"/>
              <w:rPr>
                <w:rFonts w:cstheme="minorHAnsi"/>
                <w:b/>
                <w:bCs/>
                <w:color w:val="000000" w:themeColor="text1"/>
              </w:rPr>
            </w:pPr>
            <w:r>
              <w:rPr>
                <w:rFonts w:cstheme="minorHAnsi"/>
                <w:b/>
                <w:bCs/>
                <w:color w:val="000000" w:themeColor="text1"/>
              </w:rPr>
              <w:lastRenderedPageBreak/>
              <w:t>HIGH</w:t>
            </w:r>
          </w:p>
        </w:tc>
        <w:tc>
          <w:tcPr>
            <w:tcW w:w="1897" w:type="dxa"/>
          </w:tcPr>
          <w:p w14:paraId="6F4DEFA5" w14:textId="3F9D8734" w:rsidR="00A61B56" w:rsidRPr="00C61C33" w:rsidRDefault="00A61B56" w:rsidP="00C46435">
            <w:pPr>
              <w:suppressAutoHyphens/>
              <w:spacing w:after="0" w:line="240" w:lineRule="auto"/>
              <w:rPr>
                <w:rFonts w:cstheme="minorHAnsi"/>
                <w:b/>
                <w:bCs/>
                <w:color w:val="000000" w:themeColor="text1"/>
              </w:rPr>
            </w:pPr>
            <w:r w:rsidRPr="00C61C33">
              <w:rPr>
                <w:rFonts w:cstheme="minorHAnsi"/>
                <w:b/>
                <w:bCs/>
                <w:color w:val="000000" w:themeColor="text1"/>
              </w:rPr>
              <w:t>jackson-core-2.10.2.jar</w:t>
            </w:r>
          </w:p>
        </w:tc>
        <w:tc>
          <w:tcPr>
            <w:tcW w:w="1973" w:type="dxa"/>
          </w:tcPr>
          <w:p w14:paraId="17647C60" w14:textId="77777777" w:rsidR="00A61B56" w:rsidRDefault="00A61B56" w:rsidP="00C46435">
            <w:pPr>
              <w:suppressAutoHyphens/>
              <w:spacing w:after="0" w:line="240" w:lineRule="auto"/>
              <w:rPr>
                <w:rFonts w:cstheme="minorHAnsi"/>
                <w:b/>
                <w:bCs/>
                <w:color w:val="000000" w:themeColor="text1"/>
              </w:rPr>
            </w:pPr>
            <w:r w:rsidRPr="00406A34">
              <w:rPr>
                <w:rFonts w:cstheme="minorHAnsi"/>
                <w:b/>
                <w:bCs/>
                <w:color w:val="000000" w:themeColor="text1"/>
              </w:rPr>
              <w:t>CVE-2025-52999</w:t>
            </w:r>
          </w:p>
          <w:p w14:paraId="1BEF7911" w14:textId="4A9961DC" w:rsidR="00A61B56" w:rsidRPr="00406A34" w:rsidRDefault="00A61B56" w:rsidP="00C46435">
            <w:pPr>
              <w:suppressAutoHyphens/>
              <w:spacing w:after="0" w:line="240" w:lineRule="auto"/>
              <w:rPr>
                <w:rFonts w:cstheme="minorHAnsi"/>
                <w:b/>
                <w:bCs/>
                <w:color w:val="000000" w:themeColor="text1"/>
              </w:rPr>
            </w:pPr>
            <w:r w:rsidRPr="00406A34">
              <w:rPr>
                <w:rFonts w:cstheme="minorHAnsi"/>
                <w:b/>
                <w:bCs/>
                <w:color w:val="000000" w:themeColor="text1"/>
              </w:rPr>
              <w:t>CVE-2025-49128</w:t>
            </w:r>
          </w:p>
        </w:tc>
        <w:tc>
          <w:tcPr>
            <w:tcW w:w="2340" w:type="dxa"/>
          </w:tcPr>
          <w:p w14:paraId="4D0438D9" w14:textId="111B4BBC" w:rsidR="00A61B56" w:rsidRDefault="00422FD9" w:rsidP="00C46435">
            <w:pPr>
              <w:suppressAutoHyphens/>
              <w:spacing w:after="0" w:line="240" w:lineRule="auto"/>
              <w:rPr>
                <w:rFonts w:cstheme="minorHAnsi"/>
                <w:color w:val="000000" w:themeColor="text1"/>
              </w:rPr>
            </w:pPr>
            <w:r>
              <w:rPr>
                <w:rFonts w:cstheme="minorHAnsi"/>
                <w:color w:val="000000" w:themeColor="text1"/>
              </w:rPr>
              <w:t xml:space="preserve">Potential log leakage exposing </w:t>
            </w:r>
            <w:r w:rsidR="000E59F0">
              <w:rPr>
                <w:rFonts w:cstheme="minorHAnsi"/>
                <w:color w:val="000000" w:themeColor="text1"/>
              </w:rPr>
              <w:t>system information</w:t>
            </w:r>
          </w:p>
        </w:tc>
        <w:tc>
          <w:tcPr>
            <w:tcW w:w="2335" w:type="dxa"/>
          </w:tcPr>
          <w:p w14:paraId="0CA79216" w14:textId="43B2429B" w:rsidR="00A61B56" w:rsidRDefault="005C1A27"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457E0E21" w14:textId="2397B5D5" w:rsidTr="00B30D39">
        <w:trPr>
          <w:trHeight w:val="360"/>
        </w:trPr>
        <w:tc>
          <w:tcPr>
            <w:tcW w:w="805" w:type="dxa"/>
          </w:tcPr>
          <w:p w14:paraId="5B1EEA3A" w14:textId="164F11E1" w:rsidR="00A61B56" w:rsidRPr="00406A34" w:rsidRDefault="002D092A" w:rsidP="00C46435">
            <w:pPr>
              <w:suppressAutoHyphens/>
              <w:spacing w:after="0" w:line="240" w:lineRule="auto"/>
              <w:rPr>
                <w:rFonts w:cstheme="minorHAnsi"/>
                <w:b/>
                <w:bCs/>
                <w:color w:val="000000" w:themeColor="text1"/>
              </w:rPr>
            </w:pPr>
            <w:r>
              <w:rPr>
                <w:rFonts w:cstheme="minorHAnsi"/>
                <w:b/>
                <w:bCs/>
                <w:color w:val="000000" w:themeColor="text1"/>
              </w:rPr>
              <w:t>HIGH</w:t>
            </w:r>
          </w:p>
        </w:tc>
        <w:tc>
          <w:tcPr>
            <w:tcW w:w="1897" w:type="dxa"/>
          </w:tcPr>
          <w:p w14:paraId="47CBFA5F" w14:textId="7CE0E786" w:rsidR="00A61B56" w:rsidRPr="00406A34" w:rsidRDefault="00A61B56" w:rsidP="00C46435">
            <w:pPr>
              <w:suppressAutoHyphens/>
              <w:spacing w:after="0" w:line="240" w:lineRule="auto"/>
              <w:rPr>
                <w:rFonts w:cstheme="minorHAnsi"/>
                <w:b/>
                <w:bCs/>
                <w:color w:val="000000" w:themeColor="text1"/>
              </w:rPr>
            </w:pPr>
            <w:r w:rsidRPr="00406A34">
              <w:rPr>
                <w:rFonts w:cstheme="minorHAnsi"/>
                <w:b/>
                <w:bCs/>
                <w:color w:val="000000" w:themeColor="text1"/>
              </w:rPr>
              <w:t>jackson-databind-2.10.2.jar</w:t>
            </w:r>
          </w:p>
        </w:tc>
        <w:tc>
          <w:tcPr>
            <w:tcW w:w="1973" w:type="dxa"/>
          </w:tcPr>
          <w:p w14:paraId="6008ED79" w14:textId="77777777" w:rsidR="00A61B56" w:rsidRDefault="00A61B56" w:rsidP="00C46435">
            <w:pPr>
              <w:suppressAutoHyphens/>
              <w:spacing w:after="0" w:line="240" w:lineRule="auto"/>
              <w:rPr>
                <w:rFonts w:cstheme="minorHAnsi"/>
                <w:color w:val="000000" w:themeColor="text1"/>
              </w:rPr>
            </w:pPr>
            <w:hyperlink r:id="rId19" w:tgtFrame="_blank" w:history="1">
              <w:r w:rsidRPr="007A6D43">
                <w:rPr>
                  <w:rStyle w:val="Hyperlink"/>
                  <w:rFonts w:cstheme="minorHAnsi"/>
                  <w:b/>
                  <w:bCs/>
                </w:rPr>
                <w:t>CVE-2020-25649</w:t>
              </w:r>
            </w:hyperlink>
          </w:p>
          <w:p w14:paraId="655713D9" w14:textId="77777777" w:rsidR="00A61B56" w:rsidRDefault="00A61B56" w:rsidP="00C46435">
            <w:pPr>
              <w:suppressAutoHyphens/>
              <w:spacing w:after="0" w:line="240" w:lineRule="auto"/>
              <w:rPr>
                <w:rFonts w:cstheme="minorHAnsi"/>
                <w:color w:val="000000" w:themeColor="text1"/>
              </w:rPr>
            </w:pPr>
            <w:hyperlink r:id="rId20" w:tgtFrame="_blank" w:history="1">
              <w:r w:rsidRPr="007A6D43">
                <w:rPr>
                  <w:rStyle w:val="Hyperlink"/>
                  <w:rFonts w:cstheme="minorHAnsi"/>
                  <w:b/>
                  <w:bCs/>
                </w:rPr>
                <w:t>CVE-2020-36518</w:t>
              </w:r>
            </w:hyperlink>
          </w:p>
          <w:p w14:paraId="1520AA67" w14:textId="77777777" w:rsidR="00A61B56" w:rsidRDefault="00A61B56" w:rsidP="00C46435">
            <w:pPr>
              <w:suppressAutoHyphens/>
              <w:spacing w:after="0" w:line="240" w:lineRule="auto"/>
              <w:rPr>
                <w:rFonts w:cstheme="minorHAnsi"/>
                <w:color w:val="000000" w:themeColor="text1"/>
              </w:rPr>
            </w:pPr>
            <w:hyperlink r:id="rId21" w:tgtFrame="_blank" w:history="1">
              <w:r w:rsidRPr="007A6D43">
                <w:rPr>
                  <w:rStyle w:val="Hyperlink"/>
                  <w:rFonts w:cstheme="minorHAnsi"/>
                  <w:b/>
                  <w:bCs/>
                </w:rPr>
                <w:t>CVE-2021-46877</w:t>
              </w:r>
            </w:hyperlink>
          </w:p>
          <w:p w14:paraId="79FE8735" w14:textId="77777777" w:rsidR="00A61B56" w:rsidRDefault="00A61B56" w:rsidP="00C46435">
            <w:pPr>
              <w:suppressAutoHyphens/>
              <w:spacing w:after="0" w:line="240" w:lineRule="auto"/>
              <w:rPr>
                <w:rFonts w:cstheme="minorHAnsi"/>
                <w:color w:val="000000" w:themeColor="text1"/>
              </w:rPr>
            </w:pPr>
            <w:hyperlink r:id="rId22" w:tgtFrame="_blank" w:history="1">
              <w:r w:rsidRPr="007A6D43">
                <w:rPr>
                  <w:rStyle w:val="Hyperlink"/>
                  <w:rFonts w:cstheme="minorHAnsi"/>
                  <w:b/>
                  <w:bCs/>
                </w:rPr>
                <w:t>CVE-2022-42003</w:t>
              </w:r>
            </w:hyperlink>
          </w:p>
          <w:p w14:paraId="4D43971D" w14:textId="77777777" w:rsidR="00A61B56" w:rsidRDefault="00A61B56" w:rsidP="00C46435">
            <w:pPr>
              <w:suppressAutoHyphens/>
              <w:spacing w:after="0" w:line="240" w:lineRule="auto"/>
              <w:rPr>
                <w:rFonts w:cstheme="minorHAnsi"/>
                <w:color w:val="000000" w:themeColor="text1"/>
              </w:rPr>
            </w:pPr>
            <w:hyperlink r:id="rId23" w:tgtFrame="_blank" w:history="1">
              <w:r w:rsidRPr="00207A4B">
                <w:rPr>
                  <w:rStyle w:val="Hyperlink"/>
                  <w:rFonts w:cstheme="minorHAnsi"/>
                  <w:b/>
                  <w:bCs/>
                </w:rPr>
                <w:t>CVE-2022-42004</w:t>
              </w:r>
            </w:hyperlink>
          </w:p>
          <w:p w14:paraId="7750E533" w14:textId="35E67C2C" w:rsidR="00A61B56" w:rsidRDefault="00A61B56" w:rsidP="00C46435">
            <w:pPr>
              <w:suppressAutoHyphens/>
              <w:spacing w:after="0" w:line="240" w:lineRule="auto"/>
              <w:rPr>
                <w:rFonts w:cstheme="minorHAnsi"/>
                <w:color w:val="000000" w:themeColor="text1"/>
              </w:rPr>
            </w:pPr>
            <w:hyperlink r:id="rId24" w:tgtFrame="_blank" w:history="1">
              <w:r w:rsidRPr="00207A4B">
                <w:rPr>
                  <w:rStyle w:val="Hyperlink"/>
                  <w:rFonts w:cstheme="minorHAnsi"/>
                  <w:b/>
                  <w:bCs/>
                </w:rPr>
                <w:t>CVE-2023-35116</w:t>
              </w:r>
            </w:hyperlink>
          </w:p>
        </w:tc>
        <w:tc>
          <w:tcPr>
            <w:tcW w:w="2340" w:type="dxa"/>
          </w:tcPr>
          <w:p w14:paraId="7575DBCC" w14:textId="59004CFF" w:rsidR="00A61B56" w:rsidRDefault="00BF677C" w:rsidP="00C46435">
            <w:pPr>
              <w:suppressAutoHyphens/>
              <w:spacing w:after="0" w:line="240" w:lineRule="auto"/>
              <w:rPr>
                <w:rFonts w:cstheme="minorHAnsi"/>
                <w:color w:val="000000" w:themeColor="text1"/>
              </w:rPr>
            </w:pPr>
            <w:r>
              <w:rPr>
                <w:rFonts w:cstheme="minorHAnsi"/>
                <w:color w:val="000000" w:themeColor="text1"/>
              </w:rPr>
              <w:t xml:space="preserve">XML attack vulnerability, </w:t>
            </w:r>
            <w:r w:rsidR="00C4772D">
              <w:rPr>
                <w:rFonts w:cstheme="minorHAnsi"/>
                <w:color w:val="000000" w:themeColor="text1"/>
              </w:rPr>
              <w:t xml:space="preserve">data integrity flaw, DoS vulnerability, </w:t>
            </w:r>
            <w:r w:rsidR="009F00FC">
              <w:rPr>
                <w:rFonts w:cstheme="minorHAnsi"/>
                <w:color w:val="000000" w:themeColor="text1"/>
              </w:rPr>
              <w:t>deserialization of untrusted data</w:t>
            </w:r>
          </w:p>
        </w:tc>
        <w:tc>
          <w:tcPr>
            <w:tcW w:w="2335" w:type="dxa"/>
          </w:tcPr>
          <w:p w14:paraId="0E2762DB" w14:textId="5F1129D5" w:rsidR="00A61B56" w:rsidRDefault="009F00FC"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0C231E3A" w14:textId="2942BAFD" w:rsidTr="00B30D39">
        <w:trPr>
          <w:trHeight w:val="360"/>
        </w:trPr>
        <w:tc>
          <w:tcPr>
            <w:tcW w:w="805" w:type="dxa"/>
          </w:tcPr>
          <w:p w14:paraId="25DCA2F9" w14:textId="55DCB94C" w:rsidR="00A61B56" w:rsidRPr="009303F9" w:rsidRDefault="00C65510" w:rsidP="00C46435">
            <w:pPr>
              <w:suppressAutoHyphens/>
              <w:spacing w:after="0" w:line="240" w:lineRule="auto"/>
              <w:rPr>
                <w:rFonts w:cstheme="minorHAnsi"/>
                <w:b/>
                <w:bCs/>
                <w:color w:val="000000" w:themeColor="text1"/>
              </w:rPr>
            </w:pPr>
            <w:r>
              <w:rPr>
                <w:rFonts w:cstheme="minorHAnsi"/>
                <w:b/>
                <w:bCs/>
                <w:color w:val="000000" w:themeColor="text1"/>
              </w:rPr>
              <w:t>LOW</w:t>
            </w:r>
          </w:p>
        </w:tc>
        <w:tc>
          <w:tcPr>
            <w:tcW w:w="1897" w:type="dxa"/>
          </w:tcPr>
          <w:p w14:paraId="7D7D6AA6" w14:textId="785D1431" w:rsidR="00A61B56" w:rsidRPr="009303F9" w:rsidRDefault="00A61B56" w:rsidP="00C46435">
            <w:pPr>
              <w:suppressAutoHyphens/>
              <w:spacing w:after="0" w:line="240" w:lineRule="auto"/>
              <w:rPr>
                <w:rFonts w:cstheme="minorHAnsi"/>
                <w:b/>
                <w:bCs/>
                <w:color w:val="000000" w:themeColor="text1"/>
              </w:rPr>
            </w:pPr>
            <w:r w:rsidRPr="009303F9">
              <w:rPr>
                <w:rFonts w:cstheme="minorHAnsi"/>
                <w:b/>
                <w:bCs/>
                <w:color w:val="000000" w:themeColor="text1"/>
              </w:rPr>
              <w:t>log4j-api-2.12.1.jar</w:t>
            </w:r>
          </w:p>
        </w:tc>
        <w:tc>
          <w:tcPr>
            <w:tcW w:w="1973" w:type="dxa"/>
          </w:tcPr>
          <w:p w14:paraId="4F7165A7" w14:textId="3942C32F" w:rsidR="00A61B56" w:rsidRDefault="00A61B56" w:rsidP="00C46435">
            <w:pPr>
              <w:suppressAutoHyphens/>
              <w:spacing w:after="0" w:line="240" w:lineRule="auto"/>
              <w:rPr>
                <w:rFonts w:cstheme="minorHAnsi"/>
                <w:color w:val="000000" w:themeColor="text1"/>
              </w:rPr>
            </w:pPr>
            <w:hyperlink r:id="rId25" w:tgtFrame="_blank" w:history="1">
              <w:r w:rsidRPr="009303F9">
                <w:rPr>
                  <w:rStyle w:val="Hyperlink"/>
                  <w:rFonts w:cstheme="minorHAnsi"/>
                  <w:b/>
                  <w:bCs/>
                </w:rPr>
                <w:t>CVE-2020-9488</w:t>
              </w:r>
            </w:hyperlink>
          </w:p>
        </w:tc>
        <w:tc>
          <w:tcPr>
            <w:tcW w:w="2340" w:type="dxa"/>
          </w:tcPr>
          <w:p w14:paraId="4C55A18B" w14:textId="12524FA5" w:rsidR="00A61B56" w:rsidRDefault="00C65510" w:rsidP="00C46435">
            <w:pPr>
              <w:suppressAutoHyphens/>
              <w:spacing w:after="0" w:line="240" w:lineRule="auto"/>
              <w:rPr>
                <w:rFonts w:cstheme="minorHAnsi"/>
                <w:color w:val="000000" w:themeColor="text1"/>
              </w:rPr>
            </w:pPr>
            <w:r>
              <w:rPr>
                <w:rFonts w:cstheme="minorHAnsi"/>
                <w:color w:val="000000" w:themeColor="text1"/>
              </w:rPr>
              <w:t xml:space="preserve">Improper </w:t>
            </w:r>
            <w:proofErr w:type="gramStart"/>
            <w:r>
              <w:rPr>
                <w:rFonts w:cstheme="minorHAnsi"/>
                <w:color w:val="000000" w:themeColor="text1"/>
              </w:rPr>
              <w:t>cert</w:t>
            </w:r>
            <w:proofErr w:type="gramEnd"/>
            <w:r>
              <w:rPr>
                <w:rFonts w:cstheme="minorHAnsi"/>
                <w:color w:val="000000" w:themeColor="text1"/>
              </w:rPr>
              <w:t xml:space="preserve"> valida</w:t>
            </w:r>
            <w:r w:rsidR="009238A4">
              <w:rPr>
                <w:rFonts w:cstheme="minorHAnsi"/>
                <w:color w:val="000000" w:themeColor="text1"/>
              </w:rPr>
              <w:t>te, vulnerability to MITM attacks</w:t>
            </w:r>
          </w:p>
        </w:tc>
        <w:tc>
          <w:tcPr>
            <w:tcW w:w="2335" w:type="dxa"/>
          </w:tcPr>
          <w:p w14:paraId="000C5441" w14:textId="5DD34015" w:rsidR="00A61B56" w:rsidRDefault="00141A32"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2FB0DE74" w14:textId="64B2B201" w:rsidTr="00B30D39">
        <w:trPr>
          <w:trHeight w:val="360"/>
        </w:trPr>
        <w:tc>
          <w:tcPr>
            <w:tcW w:w="805" w:type="dxa"/>
          </w:tcPr>
          <w:p w14:paraId="4D424FD5" w14:textId="720E944D" w:rsidR="00A61B56" w:rsidRPr="004B40B7" w:rsidRDefault="000B4162" w:rsidP="00C46435">
            <w:pPr>
              <w:suppressAutoHyphens/>
              <w:spacing w:after="0" w:line="240" w:lineRule="auto"/>
              <w:rPr>
                <w:rFonts w:cstheme="minorHAnsi"/>
                <w:b/>
                <w:bCs/>
                <w:color w:val="000000" w:themeColor="text1"/>
              </w:rPr>
            </w:pPr>
            <w:r>
              <w:rPr>
                <w:rFonts w:cstheme="minorHAnsi"/>
                <w:b/>
                <w:bCs/>
                <w:color w:val="000000" w:themeColor="text1"/>
              </w:rPr>
              <w:t>HIGH</w:t>
            </w:r>
          </w:p>
        </w:tc>
        <w:tc>
          <w:tcPr>
            <w:tcW w:w="1897" w:type="dxa"/>
          </w:tcPr>
          <w:p w14:paraId="435AA513" w14:textId="40E9327A" w:rsidR="00A61B56" w:rsidRPr="004B40B7" w:rsidRDefault="00A61B56" w:rsidP="00C46435">
            <w:pPr>
              <w:suppressAutoHyphens/>
              <w:spacing w:after="0" w:line="240" w:lineRule="auto"/>
              <w:rPr>
                <w:rFonts w:cstheme="minorHAnsi"/>
                <w:b/>
                <w:bCs/>
                <w:color w:val="000000" w:themeColor="text1"/>
              </w:rPr>
            </w:pPr>
            <w:r w:rsidRPr="004B40B7">
              <w:rPr>
                <w:rFonts w:cstheme="minorHAnsi"/>
                <w:b/>
                <w:bCs/>
                <w:color w:val="000000" w:themeColor="text1"/>
              </w:rPr>
              <w:t>logback-classic-1.2.3.jar</w:t>
            </w:r>
          </w:p>
        </w:tc>
        <w:tc>
          <w:tcPr>
            <w:tcW w:w="1973" w:type="dxa"/>
          </w:tcPr>
          <w:p w14:paraId="614FC090" w14:textId="77777777" w:rsidR="00A61B56" w:rsidRDefault="00A61B56" w:rsidP="00C46435">
            <w:pPr>
              <w:suppressAutoHyphens/>
              <w:spacing w:after="0" w:line="240" w:lineRule="auto"/>
              <w:rPr>
                <w:rFonts w:cstheme="minorHAnsi"/>
                <w:color w:val="000000" w:themeColor="text1"/>
              </w:rPr>
            </w:pPr>
            <w:hyperlink r:id="rId26" w:tgtFrame="_blank" w:history="1">
              <w:r w:rsidRPr="004B40B7">
                <w:rPr>
                  <w:rStyle w:val="Hyperlink"/>
                  <w:rFonts w:cstheme="minorHAnsi"/>
                  <w:b/>
                  <w:bCs/>
                </w:rPr>
                <w:t>CVE-2023-6378</w:t>
              </w:r>
            </w:hyperlink>
          </w:p>
          <w:p w14:paraId="077B93B6" w14:textId="68DA2C03" w:rsidR="00A61B56" w:rsidRDefault="00A61B56" w:rsidP="00C46435">
            <w:pPr>
              <w:suppressAutoHyphens/>
              <w:spacing w:after="0" w:line="240" w:lineRule="auto"/>
              <w:rPr>
                <w:rFonts w:cstheme="minorHAnsi"/>
                <w:color w:val="000000" w:themeColor="text1"/>
              </w:rPr>
            </w:pPr>
            <w:hyperlink r:id="rId27" w:tgtFrame="_blank" w:history="1">
              <w:r w:rsidRPr="004B40B7">
                <w:rPr>
                  <w:rStyle w:val="Hyperlink"/>
                  <w:rFonts w:cstheme="minorHAnsi"/>
                  <w:b/>
                  <w:bCs/>
                </w:rPr>
                <w:t>CVE-2021-42550</w:t>
              </w:r>
            </w:hyperlink>
          </w:p>
        </w:tc>
        <w:tc>
          <w:tcPr>
            <w:tcW w:w="2340" w:type="dxa"/>
          </w:tcPr>
          <w:p w14:paraId="2ADE5D5F" w14:textId="417C4DF3" w:rsidR="00A61B56" w:rsidRDefault="000B4162" w:rsidP="00C46435">
            <w:pPr>
              <w:suppressAutoHyphens/>
              <w:spacing w:after="0" w:line="240" w:lineRule="auto"/>
              <w:rPr>
                <w:rFonts w:cstheme="minorHAnsi"/>
                <w:color w:val="000000" w:themeColor="text1"/>
              </w:rPr>
            </w:pPr>
            <w:r>
              <w:rPr>
                <w:rFonts w:cstheme="minorHAnsi"/>
                <w:color w:val="000000" w:themeColor="text1"/>
              </w:rPr>
              <w:t>Deserialization of untrusted data</w:t>
            </w:r>
            <w:r w:rsidR="00943892">
              <w:rPr>
                <w:rFonts w:cstheme="minorHAnsi"/>
                <w:color w:val="000000" w:themeColor="text1"/>
              </w:rPr>
              <w:t xml:space="preserve">, DoS attack vulnerability, </w:t>
            </w:r>
            <w:r w:rsidR="003B5A02">
              <w:rPr>
                <w:rFonts w:cstheme="minorHAnsi"/>
                <w:color w:val="000000" w:themeColor="text1"/>
              </w:rPr>
              <w:t>remote code execution</w:t>
            </w:r>
          </w:p>
        </w:tc>
        <w:tc>
          <w:tcPr>
            <w:tcW w:w="2335" w:type="dxa"/>
          </w:tcPr>
          <w:p w14:paraId="3663C567" w14:textId="5F1387E0" w:rsidR="00A61B56" w:rsidRDefault="003B5A02"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4A0B3973" w14:textId="2929E839" w:rsidTr="00B30D39">
        <w:trPr>
          <w:trHeight w:val="360"/>
        </w:trPr>
        <w:tc>
          <w:tcPr>
            <w:tcW w:w="805" w:type="dxa"/>
          </w:tcPr>
          <w:p w14:paraId="16823441" w14:textId="7DBB7B32" w:rsidR="00A61B56" w:rsidRPr="00661DA0" w:rsidRDefault="00181F54" w:rsidP="00C46435">
            <w:pPr>
              <w:suppressAutoHyphens/>
              <w:spacing w:after="0" w:line="240" w:lineRule="auto"/>
              <w:rPr>
                <w:rFonts w:cstheme="minorHAnsi"/>
                <w:b/>
                <w:bCs/>
                <w:color w:val="000000" w:themeColor="text1"/>
              </w:rPr>
            </w:pPr>
            <w:r>
              <w:rPr>
                <w:rFonts w:cstheme="minorHAnsi"/>
                <w:b/>
                <w:bCs/>
                <w:color w:val="000000" w:themeColor="text1"/>
              </w:rPr>
              <w:t>HIGH</w:t>
            </w:r>
          </w:p>
        </w:tc>
        <w:tc>
          <w:tcPr>
            <w:tcW w:w="1897" w:type="dxa"/>
          </w:tcPr>
          <w:p w14:paraId="66E4C87A" w14:textId="775F1A55" w:rsidR="00A61B56" w:rsidRPr="00661DA0" w:rsidRDefault="00A61B56" w:rsidP="00C46435">
            <w:pPr>
              <w:suppressAutoHyphens/>
              <w:spacing w:after="0" w:line="240" w:lineRule="auto"/>
              <w:rPr>
                <w:rFonts w:cstheme="minorHAnsi"/>
                <w:b/>
                <w:bCs/>
                <w:color w:val="000000" w:themeColor="text1"/>
              </w:rPr>
            </w:pPr>
            <w:r w:rsidRPr="00661DA0">
              <w:rPr>
                <w:rFonts w:cstheme="minorHAnsi"/>
                <w:b/>
                <w:bCs/>
                <w:color w:val="000000" w:themeColor="text1"/>
              </w:rPr>
              <w:t>logback-core-1.2.3.jar</w:t>
            </w:r>
          </w:p>
        </w:tc>
        <w:tc>
          <w:tcPr>
            <w:tcW w:w="1973" w:type="dxa"/>
          </w:tcPr>
          <w:p w14:paraId="79F5ED4C" w14:textId="77777777" w:rsidR="00A61B56" w:rsidRDefault="00A61B56" w:rsidP="00C46435">
            <w:pPr>
              <w:suppressAutoHyphens/>
              <w:spacing w:after="0" w:line="240" w:lineRule="auto"/>
              <w:rPr>
                <w:rFonts w:cstheme="minorHAnsi"/>
                <w:color w:val="000000" w:themeColor="text1"/>
              </w:rPr>
            </w:pPr>
            <w:hyperlink r:id="rId28" w:tgtFrame="_blank" w:history="1">
              <w:r w:rsidRPr="00661DA0">
                <w:rPr>
                  <w:rStyle w:val="Hyperlink"/>
                  <w:rFonts w:cstheme="minorHAnsi"/>
                  <w:b/>
                  <w:bCs/>
                </w:rPr>
                <w:t>CVE-2023-6378</w:t>
              </w:r>
            </w:hyperlink>
          </w:p>
          <w:p w14:paraId="5153C66A" w14:textId="77777777" w:rsidR="00A61B56" w:rsidRDefault="00A61B56" w:rsidP="00C46435">
            <w:pPr>
              <w:suppressAutoHyphens/>
              <w:spacing w:after="0" w:line="240" w:lineRule="auto"/>
              <w:rPr>
                <w:rFonts w:cstheme="minorHAnsi"/>
                <w:color w:val="000000" w:themeColor="text1"/>
              </w:rPr>
            </w:pPr>
            <w:hyperlink r:id="rId29" w:tgtFrame="_blank" w:history="1">
              <w:r w:rsidRPr="00D62AAF">
                <w:rPr>
                  <w:rStyle w:val="Hyperlink"/>
                  <w:rFonts w:cstheme="minorHAnsi"/>
                  <w:b/>
                  <w:bCs/>
                </w:rPr>
                <w:t>CVE-2021-42550</w:t>
              </w:r>
            </w:hyperlink>
          </w:p>
          <w:p w14:paraId="4BBC045D" w14:textId="77777777" w:rsidR="00A61B56" w:rsidRDefault="00A61B56" w:rsidP="00C46435">
            <w:pPr>
              <w:suppressAutoHyphens/>
              <w:spacing w:after="0" w:line="240" w:lineRule="auto"/>
              <w:rPr>
                <w:rFonts w:cstheme="minorHAnsi"/>
                <w:b/>
                <w:bCs/>
                <w:color w:val="000000" w:themeColor="text1"/>
              </w:rPr>
            </w:pPr>
            <w:r w:rsidRPr="00D62AAF">
              <w:rPr>
                <w:rFonts w:cstheme="minorHAnsi"/>
                <w:b/>
                <w:bCs/>
                <w:color w:val="000000" w:themeColor="text1"/>
              </w:rPr>
              <w:t>CVE-2024-12798</w:t>
            </w:r>
          </w:p>
          <w:p w14:paraId="71EBE08F" w14:textId="0ECD3A22" w:rsidR="00A61B56" w:rsidRDefault="00A61B56" w:rsidP="00C46435">
            <w:pPr>
              <w:suppressAutoHyphens/>
              <w:spacing w:after="0" w:line="240" w:lineRule="auto"/>
              <w:rPr>
                <w:rFonts w:cstheme="minorHAnsi"/>
                <w:color w:val="000000" w:themeColor="text1"/>
              </w:rPr>
            </w:pPr>
            <w:r w:rsidRPr="00521D92">
              <w:rPr>
                <w:rFonts w:cstheme="minorHAnsi"/>
                <w:b/>
                <w:bCs/>
                <w:color w:val="000000" w:themeColor="text1"/>
              </w:rPr>
              <w:t>CVE-2024-12801</w:t>
            </w:r>
          </w:p>
        </w:tc>
        <w:tc>
          <w:tcPr>
            <w:tcW w:w="2340" w:type="dxa"/>
          </w:tcPr>
          <w:p w14:paraId="0112D1E7" w14:textId="688DB903" w:rsidR="00A61B56" w:rsidRDefault="003C11F7" w:rsidP="00C46435">
            <w:pPr>
              <w:suppressAutoHyphens/>
              <w:spacing w:after="0" w:line="240" w:lineRule="auto"/>
              <w:rPr>
                <w:rFonts w:cstheme="minorHAnsi"/>
                <w:color w:val="000000" w:themeColor="text1"/>
              </w:rPr>
            </w:pPr>
            <w:r>
              <w:rPr>
                <w:rFonts w:cstheme="minorHAnsi"/>
                <w:color w:val="000000" w:themeColor="text1"/>
              </w:rPr>
              <w:t xml:space="preserve">Deserialization of untrusted data, vulnerable to DoS attack, </w:t>
            </w:r>
            <w:r w:rsidR="0021706D">
              <w:rPr>
                <w:rFonts w:cstheme="minorHAnsi"/>
                <w:color w:val="000000" w:themeColor="text1"/>
              </w:rPr>
              <w:t>remote code execution</w:t>
            </w:r>
          </w:p>
        </w:tc>
        <w:tc>
          <w:tcPr>
            <w:tcW w:w="2335" w:type="dxa"/>
          </w:tcPr>
          <w:p w14:paraId="47BE922C" w14:textId="2B3C54A4" w:rsidR="00A61B56" w:rsidRDefault="0021706D"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0F7968D8" w14:textId="7229B308" w:rsidTr="00B30D39">
        <w:trPr>
          <w:trHeight w:val="360"/>
        </w:trPr>
        <w:tc>
          <w:tcPr>
            <w:tcW w:w="805" w:type="dxa"/>
          </w:tcPr>
          <w:p w14:paraId="10083E4E" w14:textId="401086ED" w:rsidR="00A61B56" w:rsidRPr="00521D92" w:rsidRDefault="00181F54"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0DC5974B" w14:textId="29612D01" w:rsidR="00A61B56" w:rsidRPr="00521D92" w:rsidRDefault="00A61B56" w:rsidP="00C46435">
            <w:pPr>
              <w:suppressAutoHyphens/>
              <w:spacing w:after="0" w:line="240" w:lineRule="auto"/>
              <w:rPr>
                <w:rFonts w:cstheme="minorHAnsi"/>
                <w:b/>
                <w:bCs/>
                <w:color w:val="000000" w:themeColor="text1"/>
              </w:rPr>
            </w:pPr>
            <w:r w:rsidRPr="00521D92">
              <w:rPr>
                <w:rFonts w:cstheme="minorHAnsi"/>
                <w:b/>
                <w:bCs/>
                <w:color w:val="000000" w:themeColor="text1"/>
              </w:rPr>
              <w:t>snakeyaml-1.25.jar</w:t>
            </w:r>
          </w:p>
        </w:tc>
        <w:tc>
          <w:tcPr>
            <w:tcW w:w="1973" w:type="dxa"/>
          </w:tcPr>
          <w:p w14:paraId="17B7CDF8" w14:textId="77777777" w:rsidR="00A61B56" w:rsidRDefault="00A61B56" w:rsidP="00C46435">
            <w:pPr>
              <w:suppressAutoHyphens/>
              <w:spacing w:after="0" w:line="240" w:lineRule="auto"/>
              <w:rPr>
                <w:rFonts w:cstheme="minorHAnsi"/>
                <w:color w:val="000000" w:themeColor="text1"/>
              </w:rPr>
            </w:pPr>
            <w:hyperlink r:id="rId30" w:tgtFrame="_blank" w:history="1">
              <w:r w:rsidRPr="00521D92">
                <w:rPr>
                  <w:rStyle w:val="Hyperlink"/>
                  <w:rFonts w:cstheme="minorHAnsi"/>
                  <w:b/>
                  <w:bCs/>
                </w:rPr>
                <w:t>CVE-2022-1471</w:t>
              </w:r>
            </w:hyperlink>
          </w:p>
          <w:p w14:paraId="2A94FE32" w14:textId="77777777" w:rsidR="00A61B56" w:rsidRDefault="00A61B56" w:rsidP="00C46435">
            <w:pPr>
              <w:suppressAutoHyphens/>
              <w:spacing w:after="0" w:line="240" w:lineRule="auto"/>
              <w:rPr>
                <w:rFonts w:cstheme="minorHAnsi"/>
                <w:color w:val="000000" w:themeColor="text1"/>
              </w:rPr>
            </w:pPr>
            <w:hyperlink r:id="rId31" w:tgtFrame="_blank" w:history="1">
              <w:r w:rsidRPr="00521D92">
                <w:rPr>
                  <w:rStyle w:val="Hyperlink"/>
                  <w:rFonts w:cstheme="minorHAnsi"/>
                  <w:b/>
                  <w:bCs/>
                </w:rPr>
                <w:t>CVE-2017-18640</w:t>
              </w:r>
            </w:hyperlink>
          </w:p>
          <w:p w14:paraId="35FF3E3D" w14:textId="77777777" w:rsidR="00A61B56" w:rsidRDefault="00A61B56" w:rsidP="00C46435">
            <w:pPr>
              <w:suppressAutoHyphens/>
              <w:spacing w:after="0" w:line="240" w:lineRule="auto"/>
              <w:rPr>
                <w:rFonts w:cstheme="minorHAnsi"/>
                <w:color w:val="000000" w:themeColor="text1"/>
              </w:rPr>
            </w:pPr>
            <w:hyperlink r:id="rId32" w:tgtFrame="_blank" w:history="1">
              <w:r w:rsidRPr="00AE57D2">
                <w:rPr>
                  <w:rStyle w:val="Hyperlink"/>
                  <w:rFonts w:cstheme="minorHAnsi"/>
                  <w:b/>
                  <w:bCs/>
                </w:rPr>
                <w:t>CVE-2022-25857</w:t>
              </w:r>
            </w:hyperlink>
          </w:p>
          <w:p w14:paraId="73DF24D9" w14:textId="77777777" w:rsidR="00A61B56" w:rsidRDefault="00A61B56" w:rsidP="00C46435">
            <w:pPr>
              <w:suppressAutoHyphens/>
              <w:spacing w:after="0" w:line="240" w:lineRule="auto"/>
              <w:rPr>
                <w:rFonts w:cstheme="minorHAnsi"/>
                <w:color w:val="000000" w:themeColor="text1"/>
              </w:rPr>
            </w:pPr>
            <w:hyperlink r:id="rId33" w:tgtFrame="_blank" w:history="1">
              <w:r w:rsidRPr="00AE57D2">
                <w:rPr>
                  <w:rStyle w:val="Hyperlink"/>
                  <w:rFonts w:cstheme="minorHAnsi"/>
                  <w:b/>
                  <w:bCs/>
                </w:rPr>
                <w:t>CVE-2022-38749</w:t>
              </w:r>
            </w:hyperlink>
          </w:p>
          <w:p w14:paraId="24CF8628" w14:textId="77777777" w:rsidR="00A61B56" w:rsidRDefault="00A61B56" w:rsidP="00C46435">
            <w:pPr>
              <w:suppressAutoHyphens/>
              <w:spacing w:after="0" w:line="240" w:lineRule="auto"/>
              <w:rPr>
                <w:rFonts w:cstheme="minorHAnsi"/>
                <w:color w:val="000000" w:themeColor="text1"/>
              </w:rPr>
            </w:pPr>
            <w:hyperlink r:id="rId34" w:tgtFrame="_blank" w:history="1">
              <w:r w:rsidRPr="00AE57D2">
                <w:rPr>
                  <w:rStyle w:val="Hyperlink"/>
                  <w:rFonts w:cstheme="minorHAnsi"/>
                  <w:b/>
                  <w:bCs/>
                </w:rPr>
                <w:t>CVE-2022-38751</w:t>
              </w:r>
            </w:hyperlink>
          </w:p>
          <w:p w14:paraId="4460343E" w14:textId="77777777" w:rsidR="00A61B56" w:rsidRDefault="00A61B56" w:rsidP="00C46435">
            <w:pPr>
              <w:suppressAutoHyphens/>
              <w:spacing w:after="0" w:line="240" w:lineRule="auto"/>
              <w:rPr>
                <w:rFonts w:cstheme="minorHAnsi"/>
                <w:color w:val="000000" w:themeColor="text1"/>
              </w:rPr>
            </w:pPr>
            <w:hyperlink r:id="rId35" w:tgtFrame="_blank" w:history="1">
              <w:r w:rsidRPr="00AE57D2">
                <w:rPr>
                  <w:rStyle w:val="Hyperlink"/>
                  <w:rFonts w:cstheme="minorHAnsi"/>
                  <w:b/>
                  <w:bCs/>
                </w:rPr>
                <w:t>CVE-2022-38752</w:t>
              </w:r>
            </w:hyperlink>
          </w:p>
          <w:p w14:paraId="2CE7FAE0" w14:textId="77777777" w:rsidR="00A61B56" w:rsidRDefault="00A61B56" w:rsidP="00C46435">
            <w:pPr>
              <w:suppressAutoHyphens/>
              <w:spacing w:after="0" w:line="240" w:lineRule="auto"/>
              <w:rPr>
                <w:rFonts w:cstheme="minorHAnsi"/>
                <w:color w:val="000000" w:themeColor="text1"/>
              </w:rPr>
            </w:pPr>
            <w:hyperlink r:id="rId36" w:tgtFrame="_blank" w:history="1">
              <w:r w:rsidRPr="00E0723C">
                <w:rPr>
                  <w:rStyle w:val="Hyperlink"/>
                  <w:rFonts w:cstheme="minorHAnsi"/>
                  <w:b/>
                  <w:bCs/>
                </w:rPr>
                <w:t>CVE-2022-41854</w:t>
              </w:r>
            </w:hyperlink>
          </w:p>
          <w:p w14:paraId="7049C5CD" w14:textId="42937D6C" w:rsidR="00A61B56" w:rsidRDefault="00A61B56" w:rsidP="00C46435">
            <w:pPr>
              <w:suppressAutoHyphens/>
              <w:spacing w:after="0" w:line="240" w:lineRule="auto"/>
              <w:rPr>
                <w:rFonts w:cstheme="minorHAnsi"/>
                <w:color w:val="000000" w:themeColor="text1"/>
              </w:rPr>
            </w:pPr>
            <w:hyperlink r:id="rId37" w:tgtFrame="_blank" w:history="1">
              <w:r w:rsidRPr="00E0723C">
                <w:rPr>
                  <w:rStyle w:val="Hyperlink"/>
                  <w:rFonts w:cstheme="minorHAnsi"/>
                  <w:b/>
                  <w:bCs/>
                </w:rPr>
                <w:t>CVE-2022-38750</w:t>
              </w:r>
            </w:hyperlink>
          </w:p>
        </w:tc>
        <w:tc>
          <w:tcPr>
            <w:tcW w:w="2340" w:type="dxa"/>
          </w:tcPr>
          <w:p w14:paraId="59363418" w14:textId="7ABC6276" w:rsidR="00A61B56" w:rsidRDefault="00FF356C" w:rsidP="00C46435">
            <w:pPr>
              <w:suppressAutoHyphens/>
              <w:spacing w:after="0" w:line="240" w:lineRule="auto"/>
              <w:rPr>
                <w:rFonts w:cstheme="minorHAnsi"/>
                <w:color w:val="000000" w:themeColor="text1"/>
              </w:rPr>
            </w:pPr>
            <w:r>
              <w:rPr>
                <w:rFonts w:cstheme="minorHAnsi"/>
                <w:color w:val="000000" w:themeColor="text1"/>
              </w:rPr>
              <w:t xml:space="preserve">Improper input validation, deserialization of untrusted data, </w:t>
            </w:r>
            <w:r w:rsidR="00D9294D">
              <w:rPr>
                <w:rFonts w:cstheme="minorHAnsi"/>
                <w:color w:val="000000" w:themeColor="text1"/>
              </w:rPr>
              <w:t>vulnerable to remote code execution and injection, multiple DoS vulnerabilities</w:t>
            </w:r>
          </w:p>
        </w:tc>
        <w:tc>
          <w:tcPr>
            <w:tcW w:w="2335" w:type="dxa"/>
          </w:tcPr>
          <w:p w14:paraId="44C63EFB" w14:textId="4BC1755F" w:rsidR="00A61B56" w:rsidRDefault="00165D6C"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28A15BB6" w14:textId="16E69B54" w:rsidTr="00B30D39">
        <w:trPr>
          <w:trHeight w:val="360"/>
        </w:trPr>
        <w:tc>
          <w:tcPr>
            <w:tcW w:w="805" w:type="dxa"/>
          </w:tcPr>
          <w:p w14:paraId="67FB08AF" w14:textId="12617E88" w:rsidR="00A61B56" w:rsidRPr="00E0723C" w:rsidRDefault="00031CCA"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6A00CDBA" w14:textId="01DF20D4" w:rsidR="00A61B56" w:rsidRPr="00E0723C" w:rsidRDefault="00A61B56" w:rsidP="00C46435">
            <w:pPr>
              <w:suppressAutoHyphens/>
              <w:spacing w:after="0" w:line="240" w:lineRule="auto"/>
              <w:rPr>
                <w:rFonts w:cstheme="minorHAnsi"/>
                <w:b/>
                <w:bCs/>
                <w:color w:val="000000" w:themeColor="text1"/>
              </w:rPr>
            </w:pPr>
            <w:r w:rsidRPr="00E0723C">
              <w:rPr>
                <w:rFonts w:cstheme="minorHAnsi"/>
                <w:b/>
                <w:bCs/>
                <w:color w:val="000000" w:themeColor="text1"/>
              </w:rPr>
              <w:t>spring-aop-5.2.3.RELEASE.jar</w:t>
            </w:r>
          </w:p>
        </w:tc>
        <w:tc>
          <w:tcPr>
            <w:tcW w:w="1973" w:type="dxa"/>
          </w:tcPr>
          <w:p w14:paraId="18CF4231" w14:textId="41F7E7D5" w:rsidR="00A61B56" w:rsidRDefault="00B84DC9" w:rsidP="00C46435">
            <w:pPr>
              <w:suppressAutoHyphens/>
              <w:spacing w:after="0" w:line="240" w:lineRule="auto"/>
              <w:rPr>
                <w:rFonts w:cstheme="minorHAnsi"/>
                <w:color w:val="000000" w:themeColor="text1"/>
              </w:rPr>
            </w:pPr>
            <w:r>
              <w:t xml:space="preserve">* </w:t>
            </w:r>
            <w:hyperlink r:id="rId38" w:tgtFrame="_blank" w:history="1">
              <w:r w:rsidR="00A61B56" w:rsidRPr="00351C58">
                <w:rPr>
                  <w:rStyle w:val="Hyperlink"/>
                  <w:rFonts w:cstheme="minorHAnsi"/>
                  <w:b/>
                  <w:bCs/>
                </w:rPr>
                <w:t>CVE-2022-22965</w:t>
              </w:r>
            </w:hyperlink>
          </w:p>
          <w:p w14:paraId="4941B994" w14:textId="77777777" w:rsidR="00A61B56" w:rsidRDefault="00A61B56" w:rsidP="00C46435">
            <w:pPr>
              <w:suppressAutoHyphens/>
              <w:spacing w:after="0" w:line="240" w:lineRule="auto"/>
              <w:rPr>
                <w:rFonts w:cstheme="minorHAnsi"/>
                <w:color w:val="000000" w:themeColor="text1"/>
              </w:rPr>
            </w:pPr>
            <w:hyperlink r:id="rId39" w:tgtFrame="_blank" w:history="1">
              <w:r w:rsidRPr="00351C58">
                <w:rPr>
                  <w:rStyle w:val="Hyperlink"/>
                  <w:rFonts w:cstheme="minorHAnsi"/>
                  <w:b/>
                  <w:bCs/>
                </w:rPr>
                <w:t>CVE-2024-22259</w:t>
              </w:r>
            </w:hyperlink>
          </w:p>
          <w:p w14:paraId="4652B19D" w14:textId="77777777" w:rsidR="00A61B56" w:rsidRDefault="00A61B56" w:rsidP="00C46435">
            <w:pPr>
              <w:suppressAutoHyphens/>
              <w:spacing w:after="0" w:line="240" w:lineRule="auto"/>
              <w:rPr>
                <w:rFonts w:cstheme="minorHAnsi"/>
                <w:color w:val="000000" w:themeColor="text1"/>
              </w:rPr>
            </w:pPr>
            <w:hyperlink r:id="rId40" w:tgtFrame="_blank" w:history="1">
              <w:r w:rsidRPr="00351C58">
                <w:rPr>
                  <w:rStyle w:val="Hyperlink"/>
                  <w:rFonts w:cstheme="minorHAnsi"/>
                  <w:b/>
                  <w:bCs/>
                </w:rPr>
                <w:t>CVE-2021-22118</w:t>
              </w:r>
            </w:hyperlink>
          </w:p>
          <w:p w14:paraId="064876F6" w14:textId="77777777" w:rsidR="00A61B56" w:rsidRDefault="00A61B56" w:rsidP="00C46435">
            <w:pPr>
              <w:suppressAutoHyphens/>
              <w:spacing w:after="0" w:line="240" w:lineRule="auto"/>
              <w:rPr>
                <w:rFonts w:cstheme="minorHAnsi"/>
                <w:color w:val="000000" w:themeColor="text1"/>
              </w:rPr>
            </w:pPr>
            <w:hyperlink r:id="rId41" w:tgtFrame="_blank" w:history="1">
              <w:r w:rsidRPr="00351C58">
                <w:rPr>
                  <w:rStyle w:val="Hyperlink"/>
                  <w:rFonts w:cstheme="minorHAnsi"/>
                  <w:b/>
                  <w:bCs/>
                </w:rPr>
                <w:t>CVE-2020-5421</w:t>
              </w:r>
            </w:hyperlink>
          </w:p>
          <w:p w14:paraId="0AFD9669" w14:textId="77777777" w:rsidR="00A61B56" w:rsidRDefault="00A61B56" w:rsidP="00C46435">
            <w:pPr>
              <w:suppressAutoHyphens/>
              <w:spacing w:after="0" w:line="240" w:lineRule="auto"/>
              <w:rPr>
                <w:rFonts w:cstheme="minorHAnsi"/>
                <w:color w:val="000000" w:themeColor="text1"/>
              </w:rPr>
            </w:pPr>
            <w:hyperlink r:id="rId42" w:tgtFrame="_blank" w:history="1">
              <w:r w:rsidRPr="000244AC">
                <w:rPr>
                  <w:rStyle w:val="Hyperlink"/>
                  <w:rFonts w:cstheme="minorHAnsi"/>
                  <w:b/>
                  <w:bCs/>
                </w:rPr>
                <w:t>CVE-2022-22950</w:t>
              </w:r>
            </w:hyperlink>
          </w:p>
          <w:p w14:paraId="2DF0A660" w14:textId="77777777" w:rsidR="00A61B56" w:rsidRDefault="00A61B56" w:rsidP="00C46435">
            <w:pPr>
              <w:suppressAutoHyphens/>
              <w:spacing w:after="0" w:line="240" w:lineRule="auto"/>
              <w:rPr>
                <w:rFonts w:cstheme="minorHAnsi"/>
                <w:color w:val="000000" w:themeColor="text1"/>
              </w:rPr>
            </w:pPr>
            <w:hyperlink r:id="rId43" w:tgtFrame="_blank" w:history="1">
              <w:r w:rsidRPr="000244AC">
                <w:rPr>
                  <w:rStyle w:val="Hyperlink"/>
                  <w:rFonts w:cstheme="minorHAnsi"/>
                  <w:b/>
                  <w:bCs/>
                </w:rPr>
                <w:t>CVE-2022-22971</w:t>
              </w:r>
            </w:hyperlink>
          </w:p>
          <w:p w14:paraId="3036D8AC" w14:textId="77777777" w:rsidR="00A61B56" w:rsidRDefault="00A61B56" w:rsidP="00C46435">
            <w:pPr>
              <w:suppressAutoHyphens/>
              <w:spacing w:after="0" w:line="240" w:lineRule="auto"/>
              <w:rPr>
                <w:rFonts w:cstheme="minorHAnsi"/>
                <w:color w:val="000000" w:themeColor="text1"/>
              </w:rPr>
            </w:pPr>
            <w:hyperlink r:id="rId44" w:tgtFrame="_blank" w:history="1">
              <w:r w:rsidRPr="000244AC">
                <w:rPr>
                  <w:rStyle w:val="Hyperlink"/>
                  <w:rFonts w:cstheme="minorHAnsi"/>
                  <w:b/>
                  <w:bCs/>
                </w:rPr>
                <w:t>CVE-2023-20861</w:t>
              </w:r>
            </w:hyperlink>
          </w:p>
          <w:p w14:paraId="1A9480FA" w14:textId="77777777" w:rsidR="00A61B56" w:rsidRDefault="00A61B56" w:rsidP="00C46435">
            <w:pPr>
              <w:suppressAutoHyphens/>
              <w:spacing w:after="0" w:line="240" w:lineRule="auto"/>
              <w:rPr>
                <w:rFonts w:cstheme="minorHAnsi"/>
                <w:color w:val="000000" w:themeColor="text1"/>
              </w:rPr>
            </w:pPr>
            <w:hyperlink r:id="rId45" w:tgtFrame="_blank" w:history="1">
              <w:r w:rsidRPr="003F4284">
                <w:rPr>
                  <w:rStyle w:val="Hyperlink"/>
                  <w:rFonts w:cstheme="minorHAnsi"/>
                  <w:b/>
                  <w:bCs/>
                </w:rPr>
                <w:t>CVE-2023-20863</w:t>
              </w:r>
            </w:hyperlink>
          </w:p>
          <w:p w14:paraId="7E7FEA91" w14:textId="77777777" w:rsidR="00A61B56" w:rsidRDefault="00A61B56" w:rsidP="00C46435">
            <w:pPr>
              <w:suppressAutoHyphens/>
              <w:spacing w:after="0" w:line="240" w:lineRule="auto"/>
              <w:rPr>
                <w:rFonts w:cstheme="minorHAnsi"/>
                <w:color w:val="000000" w:themeColor="text1"/>
              </w:rPr>
            </w:pPr>
            <w:hyperlink r:id="rId46" w:tgtFrame="_blank" w:history="1">
              <w:r w:rsidRPr="003F4284">
                <w:rPr>
                  <w:rStyle w:val="Hyperlink"/>
                  <w:rFonts w:cstheme="minorHAnsi"/>
                  <w:b/>
                  <w:bCs/>
                </w:rPr>
                <w:t>CVE-2022-22968</w:t>
              </w:r>
            </w:hyperlink>
          </w:p>
          <w:p w14:paraId="45A15E90" w14:textId="77777777" w:rsidR="00A61B56" w:rsidRDefault="00A61B56" w:rsidP="00C46435">
            <w:pPr>
              <w:suppressAutoHyphens/>
              <w:spacing w:after="0" w:line="240" w:lineRule="auto"/>
              <w:rPr>
                <w:rFonts w:cstheme="minorHAnsi"/>
                <w:color w:val="000000" w:themeColor="text1"/>
              </w:rPr>
            </w:pPr>
            <w:hyperlink r:id="rId47" w:tgtFrame="_blank" w:history="1">
              <w:r w:rsidRPr="003F4284">
                <w:rPr>
                  <w:rStyle w:val="Hyperlink"/>
                  <w:rFonts w:cstheme="minorHAnsi"/>
                  <w:b/>
                  <w:bCs/>
                </w:rPr>
                <w:t>CVE-2022-22970</w:t>
              </w:r>
            </w:hyperlink>
          </w:p>
          <w:p w14:paraId="0668476D" w14:textId="77777777" w:rsidR="00A61B56" w:rsidRDefault="00A61B56" w:rsidP="00C46435">
            <w:pPr>
              <w:suppressAutoHyphens/>
              <w:spacing w:after="0" w:line="240" w:lineRule="auto"/>
              <w:rPr>
                <w:rFonts w:cstheme="minorHAnsi"/>
                <w:color w:val="000000" w:themeColor="text1"/>
              </w:rPr>
            </w:pPr>
            <w:hyperlink r:id="rId48" w:tgtFrame="_blank" w:history="1">
              <w:r w:rsidRPr="003F4284">
                <w:rPr>
                  <w:rStyle w:val="Hyperlink"/>
                  <w:rFonts w:cstheme="minorHAnsi"/>
                  <w:b/>
                  <w:bCs/>
                </w:rPr>
                <w:t>CVE-2021-22060</w:t>
              </w:r>
            </w:hyperlink>
          </w:p>
          <w:p w14:paraId="3BE15A92" w14:textId="5DE11423" w:rsidR="00A61B56" w:rsidRDefault="00A61B56" w:rsidP="00C46435">
            <w:pPr>
              <w:suppressAutoHyphens/>
              <w:spacing w:after="0" w:line="240" w:lineRule="auto"/>
              <w:rPr>
                <w:rFonts w:cstheme="minorHAnsi"/>
                <w:color w:val="000000" w:themeColor="text1"/>
              </w:rPr>
            </w:pPr>
            <w:hyperlink r:id="rId49" w:tgtFrame="_blank" w:history="1">
              <w:r w:rsidRPr="003F4284">
                <w:rPr>
                  <w:rStyle w:val="Hyperlink"/>
                  <w:rFonts w:cstheme="minorHAnsi"/>
                  <w:b/>
                  <w:bCs/>
                </w:rPr>
                <w:t>CVE-2021-22096</w:t>
              </w:r>
            </w:hyperlink>
          </w:p>
        </w:tc>
        <w:tc>
          <w:tcPr>
            <w:tcW w:w="2340" w:type="dxa"/>
          </w:tcPr>
          <w:p w14:paraId="4F5C727F" w14:textId="4C39DF02" w:rsidR="00A61B56" w:rsidRDefault="00031CCA" w:rsidP="00C46435">
            <w:pPr>
              <w:suppressAutoHyphens/>
              <w:spacing w:after="0" w:line="240" w:lineRule="auto"/>
              <w:rPr>
                <w:rFonts w:cstheme="minorHAnsi"/>
                <w:color w:val="000000" w:themeColor="text1"/>
              </w:rPr>
            </w:pPr>
            <w:r>
              <w:rPr>
                <w:rFonts w:cstheme="minorHAnsi"/>
                <w:color w:val="000000" w:themeColor="text1"/>
              </w:rPr>
              <w:t>Remote code execution</w:t>
            </w:r>
            <w:r w:rsidR="00B84DC9">
              <w:rPr>
                <w:rFonts w:cstheme="minorHAnsi"/>
                <w:color w:val="000000" w:themeColor="text1"/>
              </w:rPr>
              <w:t xml:space="preserve"> and injection</w:t>
            </w:r>
            <w:r>
              <w:rPr>
                <w:rFonts w:cstheme="minorHAnsi"/>
                <w:color w:val="000000" w:themeColor="text1"/>
              </w:rPr>
              <w:t xml:space="preserve"> vulnerability, </w:t>
            </w:r>
            <w:r w:rsidR="00B84DC9">
              <w:rPr>
                <w:rFonts w:cstheme="minorHAnsi"/>
                <w:color w:val="000000" w:themeColor="text1"/>
              </w:rPr>
              <w:t xml:space="preserve">untrusted URL redirect, </w:t>
            </w:r>
            <w:r w:rsidR="00512EDE">
              <w:rPr>
                <w:rFonts w:cstheme="minorHAnsi"/>
                <w:color w:val="000000" w:themeColor="text1"/>
              </w:rPr>
              <w:t>improper privilege</w:t>
            </w:r>
            <w:r w:rsidR="00254C9B">
              <w:rPr>
                <w:rFonts w:cstheme="minorHAnsi"/>
                <w:color w:val="000000" w:themeColor="text1"/>
              </w:rPr>
              <w:t xml:space="preserve">s, vuln to privilege escalation, </w:t>
            </w:r>
            <w:r w:rsidR="00A44D28">
              <w:rPr>
                <w:rFonts w:cstheme="minorHAnsi"/>
                <w:color w:val="000000" w:themeColor="text1"/>
              </w:rPr>
              <w:t xml:space="preserve">bypass RDG attack protections, </w:t>
            </w:r>
            <w:proofErr w:type="spellStart"/>
            <w:r w:rsidR="00A44D28">
              <w:rPr>
                <w:rFonts w:cstheme="minorHAnsi"/>
                <w:color w:val="000000" w:themeColor="text1"/>
              </w:rPr>
              <w:t>SpEL</w:t>
            </w:r>
            <w:proofErr w:type="spellEnd"/>
            <w:r w:rsidR="00A44D28">
              <w:rPr>
                <w:rFonts w:cstheme="minorHAnsi"/>
                <w:color w:val="000000" w:themeColor="text1"/>
              </w:rPr>
              <w:t xml:space="preserve"> </w:t>
            </w:r>
            <w:r w:rsidR="008D3221">
              <w:rPr>
                <w:rFonts w:cstheme="minorHAnsi"/>
                <w:color w:val="000000" w:themeColor="text1"/>
              </w:rPr>
              <w:t>vulnerability, DoS vulnerability</w:t>
            </w:r>
          </w:p>
        </w:tc>
        <w:tc>
          <w:tcPr>
            <w:tcW w:w="2335" w:type="dxa"/>
          </w:tcPr>
          <w:p w14:paraId="27E1B28B" w14:textId="0890B1A7" w:rsidR="00A61B56" w:rsidRDefault="008D3221"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4837B32C" w14:textId="431C7DB4" w:rsidTr="00B30D39">
        <w:trPr>
          <w:trHeight w:val="360"/>
        </w:trPr>
        <w:tc>
          <w:tcPr>
            <w:tcW w:w="805" w:type="dxa"/>
          </w:tcPr>
          <w:p w14:paraId="2AFEB217" w14:textId="22100AFB" w:rsidR="00A61B56" w:rsidRPr="00652182" w:rsidRDefault="003E4109"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43D57541" w14:textId="20B7171F" w:rsidR="00A61B56" w:rsidRPr="00652182" w:rsidRDefault="00A61B56" w:rsidP="00C46435">
            <w:pPr>
              <w:suppressAutoHyphens/>
              <w:spacing w:after="0" w:line="240" w:lineRule="auto"/>
              <w:rPr>
                <w:rFonts w:cstheme="minorHAnsi"/>
                <w:b/>
                <w:bCs/>
                <w:color w:val="000000" w:themeColor="text1"/>
              </w:rPr>
            </w:pPr>
            <w:r w:rsidRPr="00652182">
              <w:rPr>
                <w:rFonts w:cstheme="minorHAnsi"/>
                <w:b/>
                <w:bCs/>
                <w:color w:val="000000" w:themeColor="text1"/>
              </w:rPr>
              <w:t>spring-boot-2.2.4.RELEASE.jar</w:t>
            </w:r>
          </w:p>
        </w:tc>
        <w:tc>
          <w:tcPr>
            <w:tcW w:w="1973" w:type="dxa"/>
          </w:tcPr>
          <w:p w14:paraId="6B756CF3" w14:textId="77777777" w:rsidR="00A61B56" w:rsidRDefault="00A61B56" w:rsidP="00C46435">
            <w:pPr>
              <w:suppressAutoHyphens/>
              <w:spacing w:after="0" w:line="240" w:lineRule="auto"/>
              <w:rPr>
                <w:rFonts w:cstheme="minorHAnsi"/>
                <w:color w:val="000000" w:themeColor="text1"/>
              </w:rPr>
            </w:pPr>
            <w:hyperlink r:id="rId50" w:tgtFrame="_blank" w:history="1">
              <w:r w:rsidRPr="00652182">
                <w:rPr>
                  <w:rStyle w:val="Hyperlink"/>
                  <w:rFonts w:cstheme="minorHAnsi"/>
                  <w:b/>
                  <w:bCs/>
                </w:rPr>
                <w:t>CVE-2023-20873</w:t>
              </w:r>
            </w:hyperlink>
          </w:p>
          <w:p w14:paraId="03251270" w14:textId="77777777" w:rsidR="00A61B56" w:rsidRDefault="00A61B56" w:rsidP="00C46435">
            <w:pPr>
              <w:suppressAutoHyphens/>
              <w:spacing w:after="0" w:line="240" w:lineRule="auto"/>
              <w:rPr>
                <w:rFonts w:cstheme="minorHAnsi"/>
                <w:color w:val="000000" w:themeColor="text1"/>
              </w:rPr>
            </w:pPr>
            <w:hyperlink r:id="rId51" w:tgtFrame="_blank" w:history="1">
              <w:r w:rsidRPr="007573ED">
                <w:rPr>
                  <w:rStyle w:val="Hyperlink"/>
                  <w:rFonts w:cstheme="minorHAnsi"/>
                  <w:b/>
                  <w:bCs/>
                </w:rPr>
                <w:t>CVE-2022-27772</w:t>
              </w:r>
            </w:hyperlink>
          </w:p>
          <w:p w14:paraId="6F002989" w14:textId="3AC78CC1" w:rsidR="00A61B56" w:rsidRDefault="00A61B56" w:rsidP="00C46435">
            <w:pPr>
              <w:suppressAutoHyphens/>
              <w:spacing w:after="0" w:line="240" w:lineRule="auto"/>
              <w:rPr>
                <w:rFonts w:cstheme="minorHAnsi"/>
                <w:color w:val="000000" w:themeColor="text1"/>
              </w:rPr>
            </w:pPr>
            <w:hyperlink r:id="rId52" w:tgtFrame="_blank" w:history="1">
              <w:r w:rsidRPr="007573ED">
                <w:rPr>
                  <w:rStyle w:val="Hyperlink"/>
                  <w:rFonts w:cstheme="minorHAnsi"/>
                  <w:b/>
                  <w:bCs/>
                </w:rPr>
                <w:t>CVE-2023-20883</w:t>
              </w:r>
            </w:hyperlink>
          </w:p>
        </w:tc>
        <w:tc>
          <w:tcPr>
            <w:tcW w:w="2340" w:type="dxa"/>
          </w:tcPr>
          <w:p w14:paraId="74464E53" w14:textId="558909E1" w:rsidR="00A61B56" w:rsidRDefault="00DD6C22" w:rsidP="00C46435">
            <w:pPr>
              <w:suppressAutoHyphens/>
              <w:spacing w:after="0" w:line="240" w:lineRule="auto"/>
              <w:rPr>
                <w:rFonts w:cstheme="minorHAnsi"/>
                <w:color w:val="000000" w:themeColor="text1"/>
              </w:rPr>
            </w:pPr>
            <w:r>
              <w:rPr>
                <w:rFonts w:cstheme="minorHAnsi"/>
                <w:color w:val="000000" w:themeColor="text1"/>
              </w:rPr>
              <w:t xml:space="preserve">Vuln to security bypass, </w:t>
            </w:r>
            <w:r w:rsidR="00344446">
              <w:rPr>
                <w:rFonts w:cstheme="minorHAnsi"/>
                <w:color w:val="000000" w:themeColor="text1"/>
              </w:rPr>
              <w:t>directory hijacking, DoS attacks</w:t>
            </w:r>
          </w:p>
        </w:tc>
        <w:tc>
          <w:tcPr>
            <w:tcW w:w="2335" w:type="dxa"/>
          </w:tcPr>
          <w:p w14:paraId="370F48E5" w14:textId="15FA0787" w:rsidR="00A61B56" w:rsidRDefault="00344446"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3C21F8BD" w14:textId="66897305" w:rsidTr="00B30D39">
        <w:trPr>
          <w:trHeight w:val="360"/>
        </w:trPr>
        <w:tc>
          <w:tcPr>
            <w:tcW w:w="805" w:type="dxa"/>
          </w:tcPr>
          <w:p w14:paraId="30E39508" w14:textId="39A15E4D" w:rsidR="00A61B56" w:rsidRPr="007573ED" w:rsidRDefault="00D3797C"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0894A197" w14:textId="61CA81D4" w:rsidR="00A61B56" w:rsidRPr="007573ED" w:rsidRDefault="00A61B56" w:rsidP="00C46435">
            <w:pPr>
              <w:suppressAutoHyphens/>
              <w:spacing w:after="0" w:line="240" w:lineRule="auto"/>
              <w:rPr>
                <w:rFonts w:cstheme="minorHAnsi"/>
                <w:b/>
                <w:bCs/>
                <w:color w:val="000000" w:themeColor="text1"/>
              </w:rPr>
            </w:pPr>
            <w:r w:rsidRPr="007573ED">
              <w:rPr>
                <w:rFonts w:cstheme="minorHAnsi"/>
                <w:b/>
                <w:bCs/>
                <w:color w:val="000000" w:themeColor="text1"/>
              </w:rPr>
              <w:t>spring-boot-starter-web-2.2.4.RELEASE.jar</w:t>
            </w:r>
          </w:p>
        </w:tc>
        <w:tc>
          <w:tcPr>
            <w:tcW w:w="1973" w:type="dxa"/>
          </w:tcPr>
          <w:p w14:paraId="34893E50" w14:textId="77777777" w:rsidR="00A61B56" w:rsidRDefault="00A61B56" w:rsidP="00C46435">
            <w:pPr>
              <w:suppressAutoHyphens/>
              <w:spacing w:after="0" w:line="240" w:lineRule="auto"/>
              <w:rPr>
                <w:rFonts w:cstheme="minorHAnsi"/>
                <w:color w:val="000000" w:themeColor="text1"/>
              </w:rPr>
            </w:pPr>
            <w:hyperlink r:id="rId53" w:tgtFrame="_blank" w:history="1">
              <w:r w:rsidRPr="00B11E7D">
                <w:rPr>
                  <w:rStyle w:val="Hyperlink"/>
                  <w:rFonts w:cstheme="minorHAnsi"/>
                  <w:b/>
                  <w:bCs/>
                </w:rPr>
                <w:t>CVE-2023-20873</w:t>
              </w:r>
            </w:hyperlink>
          </w:p>
          <w:p w14:paraId="75DDA709" w14:textId="77777777" w:rsidR="00A61B56" w:rsidRDefault="00A61B56" w:rsidP="00C46435">
            <w:pPr>
              <w:suppressAutoHyphens/>
              <w:spacing w:after="0" w:line="240" w:lineRule="auto"/>
              <w:rPr>
                <w:rFonts w:cstheme="minorHAnsi"/>
                <w:color w:val="000000" w:themeColor="text1"/>
              </w:rPr>
            </w:pPr>
            <w:hyperlink r:id="rId54" w:tgtFrame="_blank" w:history="1">
              <w:r w:rsidRPr="00B11E7D">
                <w:rPr>
                  <w:rStyle w:val="Hyperlink"/>
                  <w:rFonts w:cstheme="minorHAnsi"/>
                  <w:b/>
                  <w:bCs/>
                </w:rPr>
                <w:t>CVE-2022-27772</w:t>
              </w:r>
            </w:hyperlink>
          </w:p>
          <w:p w14:paraId="4907D1EE" w14:textId="3EDCE0D6" w:rsidR="00A61B56" w:rsidRDefault="00A61B56" w:rsidP="00C46435">
            <w:pPr>
              <w:suppressAutoHyphens/>
              <w:spacing w:after="0" w:line="240" w:lineRule="auto"/>
              <w:rPr>
                <w:rFonts w:cstheme="minorHAnsi"/>
                <w:color w:val="000000" w:themeColor="text1"/>
              </w:rPr>
            </w:pPr>
            <w:hyperlink r:id="rId55" w:tgtFrame="_blank" w:history="1">
              <w:r w:rsidRPr="00B11E7D">
                <w:rPr>
                  <w:rStyle w:val="Hyperlink"/>
                  <w:rFonts w:cstheme="minorHAnsi"/>
                  <w:b/>
                  <w:bCs/>
                </w:rPr>
                <w:t>CVE-2023-20883</w:t>
              </w:r>
            </w:hyperlink>
          </w:p>
        </w:tc>
        <w:tc>
          <w:tcPr>
            <w:tcW w:w="2340" w:type="dxa"/>
          </w:tcPr>
          <w:p w14:paraId="4C0D7A84" w14:textId="671B6F8D" w:rsidR="00A61B56" w:rsidRDefault="00701727" w:rsidP="00C46435">
            <w:pPr>
              <w:suppressAutoHyphens/>
              <w:spacing w:after="0" w:line="240" w:lineRule="auto"/>
              <w:rPr>
                <w:rFonts w:cstheme="minorHAnsi"/>
                <w:color w:val="000000" w:themeColor="text1"/>
              </w:rPr>
            </w:pPr>
            <w:r>
              <w:rPr>
                <w:rFonts w:cstheme="minorHAnsi"/>
                <w:color w:val="000000" w:themeColor="text1"/>
              </w:rPr>
              <w:t xml:space="preserve">Vuln to security bypass, </w:t>
            </w:r>
            <w:r w:rsidR="00B56ED7">
              <w:rPr>
                <w:rFonts w:cstheme="minorHAnsi"/>
                <w:color w:val="000000" w:themeColor="text1"/>
              </w:rPr>
              <w:t>DoS attacks</w:t>
            </w:r>
          </w:p>
        </w:tc>
        <w:tc>
          <w:tcPr>
            <w:tcW w:w="2335" w:type="dxa"/>
          </w:tcPr>
          <w:p w14:paraId="420E653A" w14:textId="4DCFC7C4" w:rsidR="00A61B56" w:rsidRDefault="00B56ED7"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0A93EEE6" w14:textId="2F9F7B40" w:rsidTr="00B30D39">
        <w:trPr>
          <w:trHeight w:val="360"/>
        </w:trPr>
        <w:tc>
          <w:tcPr>
            <w:tcW w:w="805" w:type="dxa"/>
          </w:tcPr>
          <w:p w14:paraId="34DC3579" w14:textId="42684A9A" w:rsidR="00A61B56" w:rsidRPr="00B11E7D" w:rsidRDefault="007354E0" w:rsidP="00C46435">
            <w:pPr>
              <w:suppressAutoHyphens/>
              <w:spacing w:after="0" w:line="240" w:lineRule="auto"/>
              <w:rPr>
                <w:rFonts w:cstheme="minorHAnsi"/>
                <w:b/>
                <w:bCs/>
                <w:color w:val="000000" w:themeColor="text1"/>
              </w:rPr>
            </w:pPr>
            <w:r>
              <w:rPr>
                <w:rFonts w:cstheme="minorHAnsi"/>
                <w:b/>
                <w:bCs/>
                <w:color w:val="000000" w:themeColor="text1"/>
              </w:rPr>
              <w:lastRenderedPageBreak/>
              <w:t>CRIT*</w:t>
            </w:r>
          </w:p>
        </w:tc>
        <w:tc>
          <w:tcPr>
            <w:tcW w:w="1897" w:type="dxa"/>
          </w:tcPr>
          <w:p w14:paraId="60A2CEB9" w14:textId="310C0302" w:rsidR="00A61B56" w:rsidRPr="00B11E7D" w:rsidRDefault="00A61B56" w:rsidP="00C46435">
            <w:pPr>
              <w:suppressAutoHyphens/>
              <w:spacing w:after="0" w:line="240" w:lineRule="auto"/>
              <w:rPr>
                <w:rFonts w:cstheme="minorHAnsi"/>
                <w:b/>
                <w:bCs/>
                <w:color w:val="000000" w:themeColor="text1"/>
              </w:rPr>
            </w:pPr>
            <w:r w:rsidRPr="00B11E7D">
              <w:rPr>
                <w:rFonts w:cstheme="minorHAnsi"/>
                <w:b/>
                <w:bCs/>
                <w:color w:val="000000" w:themeColor="text1"/>
              </w:rPr>
              <w:t>spring-context-5.2.3.RELEASE.jar</w:t>
            </w:r>
          </w:p>
        </w:tc>
        <w:tc>
          <w:tcPr>
            <w:tcW w:w="1973" w:type="dxa"/>
          </w:tcPr>
          <w:p w14:paraId="007D42CE" w14:textId="224981F5" w:rsidR="00A61B56" w:rsidRDefault="007354E0" w:rsidP="00C46435">
            <w:pPr>
              <w:suppressAutoHyphens/>
              <w:spacing w:after="0" w:line="240" w:lineRule="auto"/>
              <w:rPr>
                <w:rFonts w:cstheme="minorHAnsi"/>
                <w:color w:val="000000" w:themeColor="text1"/>
              </w:rPr>
            </w:pPr>
            <w:hyperlink r:id="rId56" w:tgtFrame="_blank" w:history="1">
              <w:r>
                <w:t xml:space="preserve">* </w:t>
              </w:r>
              <w:r w:rsidR="00A61B56" w:rsidRPr="006353DF">
                <w:rPr>
                  <w:rStyle w:val="Hyperlink"/>
                  <w:rFonts w:cstheme="minorHAnsi"/>
                  <w:b/>
                  <w:bCs/>
                </w:rPr>
                <w:t>CVE-2022-22965</w:t>
              </w:r>
            </w:hyperlink>
          </w:p>
          <w:p w14:paraId="2240BDF4" w14:textId="77777777" w:rsidR="00A61B56" w:rsidRDefault="00A61B56" w:rsidP="00C46435">
            <w:pPr>
              <w:suppressAutoHyphens/>
              <w:spacing w:after="0" w:line="240" w:lineRule="auto"/>
              <w:rPr>
                <w:rFonts w:cstheme="minorHAnsi"/>
                <w:color w:val="000000" w:themeColor="text1"/>
              </w:rPr>
            </w:pPr>
            <w:hyperlink r:id="rId57" w:tgtFrame="_blank" w:history="1">
              <w:r w:rsidRPr="006353DF">
                <w:rPr>
                  <w:rStyle w:val="Hyperlink"/>
                  <w:rFonts w:cstheme="minorHAnsi"/>
                  <w:b/>
                  <w:bCs/>
                </w:rPr>
                <w:t>CVE-2024-22259</w:t>
              </w:r>
            </w:hyperlink>
          </w:p>
          <w:p w14:paraId="13246923" w14:textId="77777777" w:rsidR="00A61B56" w:rsidRDefault="00A61B56" w:rsidP="00C46435">
            <w:pPr>
              <w:suppressAutoHyphens/>
              <w:spacing w:after="0" w:line="240" w:lineRule="auto"/>
              <w:rPr>
                <w:rFonts w:cstheme="minorHAnsi"/>
                <w:color w:val="000000" w:themeColor="text1"/>
              </w:rPr>
            </w:pPr>
            <w:hyperlink r:id="rId58" w:tgtFrame="_blank" w:history="1">
              <w:r w:rsidRPr="006353DF">
                <w:rPr>
                  <w:rStyle w:val="Hyperlink"/>
                  <w:rFonts w:cstheme="minorHAnsi"/>
                  <w:b/>
                  <w:bCs/>
                </w:rPr>
                <w:t>CVE-2021-22118</w:t>
              </w:r>
            </w:hyperlink>
          </w:p>
          <w:p w14:paraId="4DFF0C19" w14:textId="77777777" w:rsidR="00A61B56" w:rsidRDefault="00A61B56" w:rsidP="00C46435">
            <w:pPr>
              <w:suppressAutoHyphens/>
              <w:spacing w:after="0" w:line="240" w:lineRule="auto"/>
              <w:rPr>
                <w:rFonts w:cstheme="minorHAnsi"/>
                <w:color w:val="000000" w:themeColor="text1"/>
              </w:rPr>
            </w:pPr>
            <w:hyperlink r:id="rId59" w:tgtFrame="_blank" w:history="1">
              <w:r w:rsidRPr="006353DF">
                <w:rPr>
                  <w:rStyle w:val="Hyperlink"/>
                  <w:rFonts w:cstheme="minorHAnsi"/>
                  <w:b/>
                  <w:bCs/>
                </w:rPr>
                <w:t>CVE-2020-5421</w:t>
              </w:r>
            </w:hyperlink>
          </w:p>
          <w:p w14:paraId="22607D5F" w14:textId="77777777" w:rsidR="00A61B56" w:rsidRDefault="00A61B56" w:rsidP="00C46435">
            <w:pPr>
              <w:suppressAutoHyphens/>
              <w:spacing w:after="0" w:line="240" w:lineRule="auto"/>
              <w:rPr>
                <w:rFonts w:cstheme="minorHAnsi"/>
                <w:color w:val="000000" w:themeColor="text1"/>
              </w:rPr>
            </w:pPr>
            <w:hyperlink r:id="rId60" w:tgtFrame="_blank" w:history="1">
              <w:r w:rsidRPr="00490C19">
                <w:rPr>
                  <w:rStyle w:val="Hyperlink"/>
                  <w:rFonts w:cstheme="minorHAnsi"/>
                  <w:b/>
                  <w:bCs/>
                </w:rPr>
                <w:t>CVE-2022-22950</w:t>
              </w:r>
            </w:hyperlink>
          </w:p>
          <w:p w14:paraId="19524930" w14:textId="77777777" w:rsidR="00A61B56" w:rsidRDefault="00A61B56" w:rsidP="00C46435">
            <w:pPr>
              <w:suppressAutoHyphens/>
              <w:spacing w:after="0" w:line="240" w:lineRule="auto"/>
              <w:rPr>
                <w:rFonts w:cstheme="minorHAnsi"/>
                <w:color w:val="000000" w:themeColor="text1"/>
              </w:rPr>
            </w:pPr>
            <w:hyperlink r:id="rId61" w:tgtFrame="_blank" w:history="1">
              <w:r w:rsidRPr="00490C19">
                <w:rPr>
                  <w:rStyle w:val="Hyperlink"/>
                  <w:rFonts w:cstheme="minorHAnsi"/>
                  <w:b/>
                  <w:bCs/>
                </w:rPr>
                <w:t>CVE-2022-22971</w:t>
              </w:r>
            </w:hyperlink>
          </w:p>
          <w:p w14:paraId="1FF58F3B" w14:textId="77777777" w:rsidR="00A61B56" w:rsidRDefault="00A61B56" w:rsidP="00C46435">
            <w:pPr>
              <w:suppressAutoHyphens/>
              <w:spacing w:after="0" w:line="240" w:lineRule="auto"/>
              <w:rPr>
                <w:rFonts w:cstheme="minorHAnsi"/>
                <w:color w:val="000000" w:themeColor="text1"/>
              </w:rPr>
            </w:pPr>
            <w:hyperlink r:id="rId62" w:tgtFrame="_blank" w:history="1">
              <w:r w:rsidRPr="00490C19">
                <w:rPr>
                  <w:rStyle w:val="Hyperlink"/>
                  <w:rFonts w:cstheme="minorHAnsi"/>
                  <w:b/>
                  <w:bCs/>
                </w:rPr>
                <w:t>CVE-2023-20861</w:t>
              </w:r>
            </w:hyperlink>
          </w:p>
          <w:p w14:paraId="676B5F19" w14:textId="77777777" w:rsidR="00A61B56" w:rsidRDefault="00A61B56" w:rsidP="00C46435">
            <w:pPr>
              <w:suppressAutoHyphens/>
              <w:spacing w:after="0" w:line="240" w:lineRule="auto"/>
              <w:rPr>
                <w:rFonts w:cstheme="minorHAnsi"/>
                <w:color w:val="000000" w:themeColor="text1"/>
              </w:rPr>
            </w:pPr>
            <w:hyperlink r:id="rId63" w:tgtFrame="_blank" w:history="1">
              <w:r w:rsidRPr="00082B9E">
                <w:rPr>
                  <w:rStyle w:val="Hyperlink"/>
                  <w:rFonts w:cstheme="minorHAnsi"/>
                  <w:b/>
                  <w:bCs/>
                </w:rPr>
                <w:t>CVE-2023-20863</w:t>
              </w:r>
            </w:hyperlink>
          </w:p>
          <w:p w14:paraId="1C758B1D" w14:textId="77777777" w:rsidR="00A61B56" w:rsidRDefault="00A61B56" w:rsidP="00C46435">
            <w:pPr>
              <w:suppressAutoHyphens/>
              <w:spacing w:after="0" w:line="240" w:lineRule="auto"/>
              <w:rPr>
                <w:rFonts w:cstheme="minorHAnsi"/>
                <w:color w:val="000000" w:themeColor="text1"/>
              </w:rPr>
            </w:pPr>
            <w:hyperlink r:id="rId64" w:tgtFrame="_blank" w:history="1">
              <w:r w:rsidRPr="00082B9E">
                <w:rPr>
                  <w:rStyle w:val="Hyperlink"/>
                  <w:rFonts w:cstheme="minorHAnsi"/>
                  <w:b/>
                  <w:bCs/>
                </w:rPr>
                <w:t>CVE-2022-22968</w:t>
              </w:r>
            </w:hyperlink>
          </w:p>
          <w:p w14:paraId="4BB038DA" w14:textId="77777777" w:rsidR="00A61B56" w:rsidRDefault="00A61B56" w:rsidP="00C46435">
            <w:pPr>
              <w:suppressAutoHyphens/>
              <w:spacing w:after="0" w:line="240" w:lineRule="auto"/>
              <w:rPr>
                <w:rFonts w:cstheme="minorHAnsi"/>
                <w:color w:val="000000" w:themeColor="text1"/>
              </w:rPr>
            </w:pPr>
            <w:hyperlink r:id="rId65" w:tgtFrame="_blank" w:history="1">
              <w:r w:rsidRPr="00082B9E">
                <w:rPr>
                  <w:rStyle w:val="Hyperlink"/>
                  <w:rFonts w:cstheme="minorHAnsi"/>
                  <w:b/>
                  <w:bCs/>
                </w:rPr>
                <w:t>CVE-2022-22970</w:t>
              </w:r>
            </w:hyperlink>
          </w:p>
          <w:p w14:paraId="0B7EBADB" w14:textId="77777777" w:rsidR="00A61B56" w:rsidRDefault="00A61B56" w:rsidP="00C46435">
            <w:pPr>
              <w:suppressAutoHyphens/>
              <w:spacing w:after="0" w:line="240" w:lineRule="auto"/>
              <w:rPr>
                <w:rFonts w:cstheme="minorHAnsi"/>
                <w:color w:val="000000" w:themeColor="text1"/>
              </w:rPr>
            </w:pPr>
            <w:hyperlink r:id="rId66" w:tgtFrame="_blank" w:history="1">
              <w:r w:rsidRPr="00082B9E">
                <w:rPr>
                  <w:rStyle w:val="Hyperlink"/>
                  <w:rFonts w:cstheme="minorHAnsi"/>
                  <w:b/>
                  <w:bCs/>
                </w:rPr>
                <w:t>CVE-2021-22060</w:t>
              </w:r>
            </w:hyperlink>
          </w:p>
          <w:p w14:paraId="6195042D" w14:textId="77777777" w:rsidR="00A61B56" w:rsidRDefault="00A61B56" w:rsidP="00C46435">
            <w:pPr>
              <w:suppressAutoHyphens/>
              <w:spacing w:after="0" w:line="240" w:lineRule="auto"/>
              <w:rPr>
                <w:rFonts w:cstheme="minorHAnsi"/>
                <w:color w:val="000000" w:themeColor="text1"/>
              </w:rPr>
            </w:pPr>
            <w:hyperlink r:id="rId67" w:tgtFrame="_blank" w:history="1">
              <w:r w:rsidRPr="00E95FA7">
                <w:rPr>
                  <w:rStyle w:val="Hyperlink"/>
                  <w:rFonts w:cstheme="minorHAnsi"/>
                  <w:b/>
                  <w:bCs/>
                </w:rPr>
                <w:t>CVE-2021-22096</w:t>
              </w:r>
            </w:hyperlink>
          </w:p>
          <w:p w14:paraId="60E17449" w14:textId="206923FC" w:rsidR="00A61B56" w:rsidRPr="00E95FA7" w:rsidRDefault="00A61B56" w:rsidP="00C46435">
            <w:pPr>
              <w:suppressAutoHyphens/>
              <w:spacing w:after="0" w:line="240" w:lineRule="auto"/>
              <w:rPr>
                <w:rFonts w:cstheme="minorHAnsi"/>
                <w:b/>
                <w:bCs/>
                <w:color w:val="000000" w:themeColor="text1"/>
              </w:rPr>
            </w:pPr>
            <w:r w:rsidRPr="00E95FA7">
              <w:rPr>
                <w:rFonts w:cstheme="minorHAnsi"/>
                <w:b/>
                <w:bCs/>
                <w:color w:val="000000" w:themeColor="text1"/>
              </w:rPr>
              <w:t>CVE-2025-22233</w:t>
            </w:r>
          </w:p>
        </w:tc>
        <w:tc>
          <w:tcPr>
            <w:tcW w:w="2340" w:type="dxa"/>
          </w:tcPr>
          <w:p w14:paraId="4436EFA2" w14:textId="08607A6B" w:rsidR="00A61B56" w:rsidRDefault="00FD43AF" w:rsidP="00C46435">
            <w:pPr>
              <w:suppressAutoHyphens/>
              <w:spacing w:after="0" w:line="240" w:lineRule="auto"/>
              <w:rPr>
                <w:rFonts w:cstheme="minorHAnsi"/>
                <w:color w:val="000000" w:themeColor="text1"/>
              </w:rPr>
            </w:pPr>
            <w:r>
              <w:rPr>
                <w:rFonts w:cstheme="minorHAnsi"/>
                <w:color w:val="000000" w:themeColor="text1"/>
              </w:rPr>
              <w:t xml:space="preserve">Vuln to remote code execution or injection, untrusted URL redirect, improper </w:t>
            </w:r>
            <w:r w:rsidR="000A5549">
              <w:rPr>
                <w:rFonts w:cstheme="minorHAnsi"/>
                <w:color w:val="000000" w:themeColor="text1"/>
              </w:rPr>
              <w:t xml:space="preserve">privileges, vuln to escalation, RFD protection bypass, </w:t>
            </w:r>
            <w:r w:rsidR="00C10024">
              <w:rPr>
                <w:rFonts w:cstheme="minorHAnsi"/>
                <w:color w:val="000000" w:themeColor="text1"/>
              </w:rPr>
              <w:t xml:space="preserve">vuln to DoS attacks, </w:t>
            </w:r>
            <w:r w:rsidR="00DD2B4E">
              <w:rPr>
                <w:rFonts w:cstheme="minorHAnsi"/>
                <w:color w:val="000000" w:themeColor="text1"/>
              </w:rPr>
              <w:t>vuln to forged log insertion</w:t>
            </w:r>
          </w:p>
        </w:tc>
        <w:tc>
          <w:tcPr>
            <w:tcW w:w="2335" w:type="dxa"/>
          </w:tcPr>
          <w:p w14:paraId="14482171" w14:textId="1A6CE8E5" w:rsidR="00A61B56" w:rsidRDefault="00DD2B4E"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3B43911D" w14:textId="56FA77B3" w:rsidTr="00B30D39">
        <w:trPr>
          <w:trHeight w:val="360"/>
        </w:trPr>
        <w:tc>
          <w:tcPr>
            <w:tcW w:w="805" w:type="dxa"/>
          </w:tcPr>
          <w:p w14:paraId="2BAFED19" w14:textId="2E0E5C84" w:rsidR="00A61B56" w:rsidRPr="00F5651D" w:rsidRDefault="0070734F"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585B9BD9" w14:textId="14E4E19C" w:rsidR="00A61B56" w:rsidRPr="00F5651D" w:rsidRDefault="00A61B56" w:rsidP="00C46435">
            <w:pPr>
              <w:suppressAutoHyphens/>
              <w:spacing w:after="0" w:line="240" w:lineRule="auto"/>
              <w:rPr>
                <w:rFonts w:cstheme="minorHAnsi"/>
                <w:b/>
                <w:bCs/>
                <w:color w:val="000000" w:themeColor="text1"/>
              </w:rPr>
            </w:pPr>
            <w:r w:rsidRPr="00F5651D">
              <w:rPr>
                <w:rFonts w:cstheme="minorHAnsi"/>
                <w:b/>
                <w:bCs/>
                <w:color w:val="000000" w:themeColor="text1"/>
              </w:rPr>
              <w:t>spring-core-5.2.3.RELEASE.jar</w:t>
            </w:r>
          </w:p>
        </w:tc>
        <w:tc>
          <w:tcPr>
            <w:tcW w:w="1973" w:type="dxa"/>
          </w:tcPr>
          <w:p w14:paraId="57E5F5C3" w14:textId="35ADAFF4" w:rsidR="00A61B56" w:rsidRDefault="0070734F" w:rsidP="00C46435">
            <w:pPr>
              <w:suppressAutoHyphens/>
              <w:spacing w:after="0" w:line="240" w:lineRule="auto"/>
              <w:rPr>
                <w:rFonts w:cstheme="minorHAnsi"/>
                <w:color w:val="000000" w:themeColor="text1"/>
              </w:rPr>
            </w:pPr>
            <w:r>
              <w:t xml:space="preserve">* </w:t>
            </w:r>
            <w:hyperlink r:id="rId68" w:tgtFrame="_blank" w:history="1">
              <w:r w:rsidR="00A61B56" w:rsidRPr="00F5651D">
                <w:rPr>
                  <w:rStyle w:val="Hyperlink"/>
                  <w:rFonts w:cstheme="minorHAnsi"/>
                  <w:b/>
                  <w:bCs/>
                </w:rPr>
                <w:t>CVE-2022-22965</w:t>
              </w:r>
            </w:hyperlink>
          </w:p>
          <w:p w14:paraId="17FA534F" w14:textId="77777777" w:rsidR="00A61B56" w:rsidRDefault="00A61B56" w:rsidP="00C46435">
            <w:pPr>
              <w:suppressAutoHyphens/>
              <w:spacing w:after="0" w:line="240" w:lineRule="auto"/>
              <w:rPr>
                <w:rFonts w:cstheme="minorHAnsi"/>
                <w:b/>
                <w:bCs/>
                <w:color w:val="000000" w:themeColor="text1"/>
              </w:rPr>
            </w:pPr>
            <w:r w:rsidRPr="00F5651D">
              <w:rPr>
                <w:rFonts w:cstheme="minorHAnsi"/>
                <w:b/>
                <w:bCs/>
                <w:color w:val="000000" w:themeColor="text1"/>
              </w:rPr>
              <w:t>CVE-2025-41249</w:t>
            </w:r>
          </w:p>
          <w:p w14:paraId="4AB6DA08" w14:textId="77777777" w:rsidR="00A61B56" w:rsidRDefault="00A61B56" w:rsidP="00C46435">
            <w:pPr>
              <w:suppressAutoHyphens/>
              <w:spacing w:after="0" w:line="240" w:lineRule="auto"/>
              <w:rPr>
                <w:rFonts w:cstheme="minorHAnsi"/>
                <w:b/>
                <w:bCs/>
                <w:color w:val="000000" w:themeColor="text1"/>
              </w:rPr>
            </w:pPr>
            <w:r w:rsidRPr="00FA6C21">
              <w:rPr>
                <w:rFonts w:cstheme="minorHAnsi"/>
                <w:b/>
                <w:bCs/>
                <w:color w:val="000000" w:themeColor="text1"/>
              </w:rPr>
              <w:t>CVE-2025-41242</w:t>
            </w:r>
          </w:p>
          <w:p w14:paraId="3B42A941" w14:textId="77777777" w:rsidR="00A61B56" w:rsidRDefault="00A61B56" w:rsidP="00C46435">
            <w:pPr>
              <w:suppressAutoHyphens/>
              <w:spacing w:after="0" w:line="240" w:lineRule="auto"/>
              <w:rPr>
                <w:rFonts w:cstheme="minorHAnsi"/>
                <w:color w:val="000000" w:themeColor="text1"/>
              </w:rPr>
            </w:pPr>
            <w:hyperlink r:id="rId69" w:tgtFrame="_blank" w:history="1">
              <w:r w:rsidRPr="00FA6C21">
                <w:rPr>
                  <w:rStyle w:val="Hyperlink"/>
                  <w:rFonts w:cstheme="minorHAnsi"/>
                  <w:b/>
                  <w:bCs/>
                </w:rPr>
                <w:t>CVE-2024-22259</w:t>
              </w:r>
            </w:hyperlink>
          </w:p>
          <w:p w14:paraId="5DAD7881" w14:textId="77777777" w:rsidR="00A61B56" w:rsidRDefault="00A61B56" w:rsidP="00C46435">
            <w:pPr>
              <w:suppressAutoHyphens/>
              <w:spacing w:after="0" w:line="240" w:lineRule="auto"/>
              <w:rPr>
                <w:rFonts w:cstheme="minorHAnsi"/>
                <w:color w:val="000000" w:themeColor="text1"/>
              </w:rPr>
            </w:pPr>
            <w:hyperlink r:id="rId70" w:tgtFrame="_blank" w:history="1">
              <w:r w:rsidRPr="00FA6C21">
                <w:rPr>
                  <w:rStyle w:val="Hyperlink"/>
                  <w:rFonts w:cstheme="minorHAnsi"/>
                  <w:b/>
                  <w:bCs/>
                </w:rPr>
                <w:t>CVE-2021-22118</w:t>
              </w:r>
            </w:hyperlink>
          </w:p>
          <w:p w14:paraId="1F94FE03" w14:textId="77777777" w:rsidR="00A61B56" w:rsidRDefault="00A61B56" w:rsidP="00C46435">
            <w:pPr>
              <w:suppressAutoHyphens/>
              <w:spacing w:after="0" w:line="240" w:lineRule="auto"/>
              <w:rPr>
                <w:rFonts w:cstheme="minorHAnsi"/>
                <w:color w:val="000000" w:themeColor="text1"/>
              </w:rPr>
            </w:pPr>
            <w:hyperlink r:id="rId71" w:tgtFrame="_blank" w:history="1">
              <w:r w:rsidRPr="00FA6C21">
                <w:rPr>
                  <w:rStyle w:val="Hyperlink"/>
                  <w:rFonts w:cstheme="minorHAnsi"/>
                  <w:b/>
                  <w:bCs/>
                </w:rPr>
                <w:t>CVE-2020-5421</w:t>
              </w:r>
            </w:hyperlink>
          </w:p>
          <w:p w14:paraId="1C97581C" w14:textId="77777777" w:rsidR="00A61B56" w:rsidRDefault="00A61B56" w:rsidP="00C46435">
            <w:pPr>
              <w:suppressAutoHyphens/>
              <w:spacing w:after="0" w:line="240" w:lineRule="auto"/>
              <w:rPr>
                <w:rFonts w:cstheme="minorHAnsi"/>
                <w:color w:val="000000" w:themeColor="text1"/>
              </w:rPr>
            </w:pPr>
            <w:hyperlink r:id="rId72" w:tgtFrame="_blank" w:history="1">
              <w:r w:rsidRPr="00C53C0D">
                <w:rPr>
                  <w:rStyle w:val="Hyperlink"/>
                  <w:rFonts w:cstheme="minorHAnsi"/>
                  <w:b/>
                  <w:bCs/>
                </w:rPr>
                <w:t>CVE-2022-22950</w:t>
              </w:r>
            </w:hyperlink>
          </w:p>
          <w:p w14:paraId="700D53A4" w14:textId="77777777" w:rsidR="00A61B56" w:rsidRDefault="00A61B56" w:rsidP="00C46435">
            <w:pPr>
              <w:suppressAutoHyphens/>
              <w:spacing w:after="0" w:line="240" w:lineRule="auto"/>
              <w:rPr>
                <w:rFonts w:cstheme="minorHAnsi"/>
                <w:color w:val="000000" w:themeColor="text1"/>
              </w:rPr>
            </w:pPr>
            <w:hyperlink r:id="rId73" w:tgtFrame="_blank" w:history="1">
              <w:r w:rsidRPr="00C53C0D">
                <w:rPr>
                  <w:rStyle w:val="Hyperlink"/>
                  <w:rFonts w:cstheme="minorHAnsi"/>
                  <w:b/>
                  <w:bCs/>
                </w:rPr>
                <w:t>CVE-2022-22971</w:t>
              </w:r>
            </w:hyperlink>
          </w:p>
          <w:p w14:paraId="26A5AB1F" w14:textId="77777777" w:rsidR="00A61B56" w:rsidRDefault="00A61B56" w:rsidP="00C46435">
            <w:pPr>
              <w:suppressAutoHyphens/>
              <w:spacing w:after="0" w:line="240" w:lineRule="auto"/>
              <w:rPr>
                <w:rFonts w:cstheme="minorHAnsi"/>
                <w:color w:val="000000" w:themeColor="text1"/>
              </w:rPr>
            </w:pPr>
            <w:hyperlink r:id="rId74" w:tgtFrame="_blank" w:history="1">
              <w:r w:rsidRPr="00C53C0D">
                <w:rPr>
                  <w:rStyle w:val="Hyperlink"/>
                  <w:rFonts w:cstheme="minorHAnsi"/>
                  <w:b/>
                  <w:bCs/>
                </w:rPr>
                <w:t>CVE-2023-20861</w:t>
              </w:r>
            </w:hyperlink>
          </w:p>
          <w:p w14:paraId="524A4753" w14:textId="77777777" w:rsidR="00A61B56" w:rsidRDefault="00A61B56" w:rsidP="00C46435">
            <w:pPr>
              <w:suppressAutoHyphens/>
              <w:spacing w:after="0" w:line="240" w:lineRule="auto"/>
              <w:rPr>
                <w:rFonts w:cstheme="minorHAnsi"/>
                <w:color w:val="000000" w:themeColor="text1"/>
              </w:rPr>
            </w:pPr>
            <w:hyperlink r:id="rId75" w:tgtFrame="_blank" w:history="1">
              <w:r w:rsidRPr="00C53C0D">
                <w:rPr>
                  <w:rStyle w:val="Hyperlink"/>
                  <w:rFonts w:cstheme="minorHAnsi"/>
                  <w:b/>
                  <w:bCs/>
                </w:rPr>
                <w:t>CVE-2023-20863</w:t>
              </w:r>
            </w:hyperlink>
          </w:p>
          <w:p w14:paraId="47C378FC" w14:textId="77777777" w:rsidR="00A61B56" w:rsidRDefault="00A61B56" w:rsidP="00C46435">
            <w:pPr>
              <w:suppressAutoHyphens/>
              <w:spacing w:after="0" w:line="240" w:lineRule="auto"/>
              <w:rPr>
                <w:rFonts w:cstheme="minorHAnsi"/>
                <w:color w:val="000000" w:themeColor="text1"/>
              </w:rPr>
            </w:pPr>
            <w:hyperlink r:id="rId76" w:tgtFrame="_blank" w:history="1">
              <w:r w:rsidRPr="00C53C0D">
                <w:rPr>
                  <w:rStyle w:val="Hyperlink"/>
                  <w:rFonts w:cstheme="minorHAnsi"/>
                  <w:b/>
                  <w:bCs/>
                </w:rPr>
                <w:t>CVE-2022-22968</w:t>
              </w:r>
            </w:hyperlink>
          </w:p>
          <w:p w14:paraId="47E146A7" w14:textId="77777777" w:rsidR="00A61B56" w:rsidRDefault="00A61B56" w:rsidP="00C46435">
            <w:pPr>
              <w:suppressAutoHyphens/>
              <w:spacing w:after="0" w:line="240" w:lineRule="auto"/>
              <w:rPr>
                <w:rFonts w:cstheme="minorHAnsi"/>
                <w:color w:val="000000" w:themeColor="text1"/>
              </w:rPr>
            </w:pPr>
            <w:hyperlink r:id="rId77" w:tgtFrame="_blank" w:history="1">
              <w:r w:rsidRPr="009D5C18">
                <w:rPr>
                  <w:rStyle w:val="Hyperlink"/>
                  <w:rFonts w:cstheme="minorHAnsi"/>
                  <w:b/>
                  <w:bCs/>
                </w:rPr>
                <w:t>CVE-2022-22970</w:t>
              </w:r>
            </w:hyperlink>
          </w:p>
          <w:p w14:paraId="551D451E" w14:textId="77777777" w:rsidR="00A61B56" w:rsidRDefault="00A61B56" w:rsidP="00C46435">
            <w:pPr>
              <w:suppressAutoHyphens/>
              <w:spacing w:after="0" w:line="240" w:lineRule="auto"/>
              <w:rPr>
                <w:rFonts w:cstheme="minorHAnsi"/>
                <w:color w:val="000000" w:themeColor="text1"/>
              </w:rPr>
            </w:pPr>
            <w:hyperlink r:id="rId78" w:tgtFrame="_blank" w:history="1">
              <w:r w:rsidRPr="009D5C18">
                <w:rPr>
                  <w:rStyle w:val="Hyperlink"/>
                  <w:rFonts w:cstheme="minorHAnsi"/>
                  <w:b/>
                  <w:bCs/>
                </w:rPr>
                <w:t>CVE-2021-22060</w:t>
              </w:r>
            </w:hyperlink>
          </w:p>
          <w:p w14:paraId="4D76B5C3" w14:textId="641DDA49" w:rsidR="00A61B56" w:rsidRDefault="00A61B56" w:rsidP="00C46435">
            <w:pPr>
              <w:suppressAutoHyphens/>
              <w:spacing w:after="0" w:line="240" w:lineRule="auto"/>
              <w:rPr>
                <w:rFonts w:cstheme="minorHAnsi"/>
                <w:color w:val="000000" w:themeColor="text1"/>
              </w:rPr>
            </w:pPr>
            <w:hyperlink r:id="rId79" w:tgtFrame="_blank" w:history="1">
              <w:r w:rsidRPr="009D5C18">
                <w:rPr>
                  <w:rStyle w:val="Hyperlink"/>
                  <w:rFonts w:cstheme="minorHAnsi"/>
                  <w:b/>
                  <w:bCs/>
                </w:rPr>
                <w:t>CVE-2021-22096</w:t>
              </w:r>
            </w:hyperlink>
          </w:p>
        </w:tc>
        <w:tc>
          <w:tcPr>
            <w:tcW w:w="2340" w:type="dxa"/>
          </w:tcPr>
          <w:p w14:paraId="5E27E330" w14:textId="616C3C24" w:rsidR="00A61B56" w:rsidRDefault="0029550E" w:rsidP="00C46435">
            <w:pPr>
              <w:suppressAutoHyphens/>
              <w:spacing w:after="0" w:line="240" w:lineRule="auto"/>
              <w:rPr>
                <w:rFonts w:cstheme="minorHAnsi"/>
                <w:color w:val="000000" w:themeColor="text1"/>
              </w:rPr>
            </w:pPr>
            <w:r>
              <w:rPr>
                <w:rFonts w:cstheme="minorHAnsi"/>
                <w:color w:val="000000" w:themeColor="text1"/>
              </w:rPr>
              <w:t xml:space="preserve">Vuln to remote code execution and injection, </w:t>
            </w:r>
            <w:r w:rsidR="00E05C54">
              <w:rPr>
                <w:rFonts w:cstheme="minorHAnsi"/>
                <w:color w:val="000000" w:themeColor="text1"/>
              </w:rPr>
              <w:t xml:space="preserve">improper authorization w/ security module, </w:t>
            </w:r>
            <w:r w:rsidR="00ED410F">
              <w:rPr>
                <w:rFonts w:cstheme="minorHAnsi"/>
                <w:color w:val="000000" w:themeColor="text1"/>
              </w:rPr>
              <w:t>vuln to path trav</w:t>
            </w:r>
            <w:r w:rsidR="00BF59D0">
              <w:rPr>
                <w:rFonts w:cstheme="minorHAnsi"/>
                <w:color w:val="000000" w:themeColor="text1"/>
              </w:rPr>
              <w:t>ersal (conditional), untrusted URL redirect, improper privileges, R</w:t>
            </w:r>
            <w:r w:rsidR="000C030F">
              <w:rPr>
                <w:rFonts w:cstheme="minorHAnsi"/>
                <w:color w:val="000000" w:themeColor="text1"/>
              </w:rPr>
              <w:t>FD protection bypass, DoS vuln, log entry insertio</w:t>
            </w:r>
            <w:r w:rsidR="00513029">
              <w:rPr>
                <w:rFonts w:cstheme="minorHAnsi"/>
                <w:color w:val="000000" w:themeColor="text1"/>
              </w:rPr>
              <w:t>n</w:t>
            </w:r>
          </w:p>
        </w:tc>
        <w:tc>
          <w:tcPr>
            <w:tcW w:w="2335" w:type="dxa"/>
          </w:tcPr>
          <w:p w14:paraId="61CEE71E" w14:textId="5517C95B" w:rsidR="00A61B56" w:rsidRDefault="00513029"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5CF86CCF" w14:textId="475C10E9" w:rsidTr="00B30D39">
        <w:trPr>
          <w:trHeight w:val="360"/>
        </w:trPr>
        <w:tc>
          <w:tcPr>
            <w:tcW w:w="805" w:type="dxa"/>
          </w:tcPr>
          <w:p w14:paraId="781E255B" w14:textId="6405C8CC" w:rsidR="00A61B56" w:rsidRPr="005C4D4E" w:rsidRDefault="004F77B7"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5029A2C0" w14:textId="0484DCFA" w:rsidR="00A61B56" w:rsidRPr="005C4D4E" w:rsidRDefault="00A61B56" w:rsidP="00C46435">
            <w:pPr>
              <w:suppressAutoHyphens/>
              <w:spacing w:after="0" w:line="240" w:lineRule="auto"/>
              <w:rPr>
                <w:rFonts w:cstheme="minorHAnsi"/>
                <w:b/>
                <w:bCs/>
                <w:color w:val="000000" w:themeColor="text1"/>
              </w:rPr>
            </w:pPr>
            <w:r w:rsidRPr="005C4D4E">
              <w:rPr>
                <w:rFonts w:cstheme="minorHAnsi"/>
                <w:b/>
                <w:bCs/>
                <w:color w:val="000000" w:themeColor="text1"/>
              </w:rPr>
              <w:t>spring-expression-5.2.3.RELEASE.jar</w:t>
            </w:r>
          </w:p>
        </w:tc>
        <w:tc>
          <w:tcPr>
            <w:tcW w:w="1973" w:type="dxa"/>
          </w:tcPr>
          <w:p w14:paraId="3A4743C9" w14:textId="18F2DD45" w:rsidR="00A61B56" w:rsidRDefault="00CE30BB" w:rsidP="00C46435">
            <w:pPr>
              <w:suppressAutoHyphens/>
              <w:spacing w:after="0" w:line="240" w:lineRule="auto"/>
              <w:rPr>
                <w:rFonts w:cstheme="minorHAnsi"/>
                <w:color w:val="000000" w:themeColor="text1"/>
              </w:rPr>
            </w:pPr>
            <w:r>
              <w:t xml:space="preserve">* </w:t>
            </w:r>
            <w:hyperlink r:id="rId80" w:tgtFrame="_blank" w:history="1">
              <w:r w:rsidR="00A61B56" w:rsidRPr="000D0C20">
                <w:rPr>
                  <w:rStyle w:val="Hyperlink"/>
                  <w:rFonts w:cstheme="minorHAnsi"/>
                  <w:b/>
                  <w:bCs/>
                </w:rPr>
                <w:t>CVE-2022-22965</w:t>
              </w:r>
            </w:hyperlink>
          </w:p>
          <w:p w14:paraId="60E81FB6" w14:textId="77777777" w:rsidR="00A61B56" w:rsidRDefault="00A61B56" w:rsidP="00C46435">
            <w:pPr>
              <w:suppressAutoHyphens/>
              <w:spacing w:after="0" w:line="240" w:lineRule="auto"/>
              <w:rPr>
                <w:rFonts w:cstheme="minorHAnsi"/>
                <w:color w:val="000000" w:themeColor="text1"/>
              </w:rPr>
            </w:pPr>
            <w:hyperlink r:id="rId81" w:tgtFrame="_blank" w:history="1">
              <w:r w:rsidRPr="000D0C20">
                <w:rPr>
                  <w:rStyle w:val="Hyperlink"/>
                  <w:rFonts w:cstheme="minorHAnsi"/>
                  <w:b/>
                  <w:bCs/>
                </w:rPr>
                <w:t>CVE-2024-22259</w:t>
              </w:r>
            </w:hyperlink>
          </w:p>
          <w:p w14:paraId="21BAC651" w14:textId="77777777" w:rsidR="00A61B56" w:rsidRDefault="00A61B56" w:rsidP="00C46435">
            <w:pPr>
              <w:suppressAutoHyphens/>
              <w:spacing w:after="0" w:line="240" w:lineRule="auto"/>
              <w:rPr>
                <w:rFonts w:cstheme="minorHAnsi"/>
                <w:color w:val="000000" w:themeColor="text1"/>
              </w:rPr>
            </w:pPr>
            <w:hyperlink r:id="rId82" w:tgtFrame="_blank" w:history="1">
              <w:r w:rsidRPr="000D0C20">
                <w:rPr>
                  <w:rStyle w:val="Hyperlink"/>
                  <w:rFonts w:cstheme="minorHAnsi"/>
                  <w:b/>
                  <w:bCs/>
                </w:rPr>
                <w:t>CVE-2021-22118</w:t>
              </w:r>
            </w:hyperlink>
          </w:p>
          <w:p w14:paraId="04AD8826" w14:textId="77777777" w:rsidR="00A61B56" w:rsidRDefault="00A61B56" w:rsidP="00C46435">
            <w:pPr>
              <w:suppressAutoHyphens/>
              <w:spacing w:after="0" w:line="240" w:lineRule="auto"/>
              <w:rPr>
                <w:rFonts w:cstheme="minorHAnsi"/>
                <w:color w:val="000000" w:themeColor="text1"/>
              </w:rPr>
            </w:pPr>
            <w:hyperlink r:id="rId83" w:tgtFrame="_blank" w:history="1">
              <w:r w:rsidRPr="000D0C20">
                <w:rPr>
                  <w:rStyle w:val="Hyperlink"/>
                  <w:rFonts w:cstheme="minorHAnsi"/>
                  <w:b/>
                  <w:bCs/>
                </w:rPr>
                <w:t>CVE-2020-5421</w:t>
              </w:r>
            </w:hyperlink>
          </w:p>
          <w:p w14:paraId="5BFA6DC7" w14:textId="77777777" w:rsidR="00A61B56" w:rsidRDefault="00A61B56" w:rsidP="00C46435">
            <w:pPr>
              <w:suppressAutoHyphens/>
              <w:spacing w:after="0" w:line="240" w:lineRule="auto"/>
              <w:rPr>
                <w:rFonts w:cstheme="minorHAnsi"/>
                <w:color w:val="000000" w:themeColor="text1"/>
              </w:rPr>
            </w:pPr>
            <w:hyperlink r:id="rId84" w:tgtFrame="_blank" w:history="1">
              <w:r w:rsidRPr="001C62C4">
                <w:rPr>
                  <w:rStyle w:val="Hyperlink"/>
                  <w:rFonts w:cstheme="minorHAnsi"/>
                  <w:b/>
                  <w:bCs/>
                </w:rPr>
                <w:t>CVE-2022-22950</w:t>
              </w:r>
            </w:hyperlink>
          </w:p>
          <w:p w14:paraId="3CB8DDE6" w14:textId="77777777" w:rsidR="00A61B56" w:rsidRDefault="00A61B56" w:rsidP="00C46435">
            <w:pPr>
              <w:suppressAutoHyphens/>
              <w:spacing w:after="0" w:line="240" w:lineRule="auto"/>
              <w:rPr>
                <w:rFonts w:cstheme="minorHAnsi"/>
                <w:color w:val="000000" w:themeColor="text1"/>
              </w:rPr>
            </w:pPr>
            <w:hyperlink r:id="rId85" w:tgtFrame="_blank" w:history="1">
              <w:r w:rsidRPr="001C62C4">
                <w:rPr>
                  <w:rStyle w:val="Hyperlink"/>
                  <w:rFonts w:cstheme="minorHAnsi"/>
                  <w:b/>
                  <w:bCs/>
                </w:rPr>
                <w:t>CVE-2022-22971</w:t>
              </w:r>
            </w:hyperlink>
          </w:p>
          <w:p w14:paraId="7968CBD1" w14:textId="77777777" w:rsidR="00A61B56" w:rsidRDefault="00A61B56" w:rsidP="00C46435">
            <w:pPr>
              <w:suppressAutoHyphens/>
              <w:spacing w:after="0" w:line="240" w:lineRule="auto"/>
              <w:rPr>
                <w:rFonts w:cstheme="minorHAnsi"/>
                <w:color w:val="000000" w:themeColor="text1"/>
              </w:rPr>
            </w:pPr>
            <w:hyperlink r:id="rId86" w:tgtFrame="_blank" w:history="1">
              <w:r w:rsidRPr="001C62C4">
                <w:rPr>
                  <w:rStyle w:val="Hyperlink"/>
                  <w:rFonts w:cstheme="minorHAnsi"/>
                  <w:b/>
                  <w:bCs/>
                </w:rPr>
                <w:t>CVE-2023-20861</w:t>
              </w:r>
            </w:hyperlink>
          </w:p>
          <w:p w14:paraId="47CD9BB9" w14:textId="77777777" w:rsidR="00A61B56" w:rsidRDefault="00A61B56" w:rsidP="00C46435">
            <w:pPr>
              <w:suppressAutoHyphens/>
              <w:spacing w:after="0" w:line="240" w:lineRule="auto"/>
              <w:rPr>
                <w:rFonts w:cstheme="minorHAnsi"/>
                <w:color w:val="000000" w:themeColor="text1"/>
              </w:rPr>
            </w:pPr>
            <w:hyperlink r:id="rId87" w:tgtFrame="_blank" w:history="1">
              <w:r w:rsidRPr="001C62C4">
                <w:rPr>
                  <w:rStyle w:val="Hyperlink"/>
                  <w:rFonts w:cstheme="minorHAnsi"/>
                  <w:b/>
                  <w:bCs/>
                </w:rPr>
                <w:t>CVE-2023-20863</w:t>
              </w:r>
            </w:hyperlink>
          </w:p>
          <w:p w14:paraId="7E22C9EF" w14:textId="77777777" w:rsidR="00A61B56" w:rsidRDefault="00A61B56" w:rsidP="00C46435">
            <w:pPr>
              <w:suppressAutoHyphens/>
              <w:spacing w:after="0" w:line="240" w:lineRule="auto"/>
              <w:rPr>
                <w:rFonts w:cstheme="minorHAnsi"/>
                <w:b/>
                <w:bCs/>
                <w:color w:val="000000" w:themeColor="text1"/>
              </w:rPr>
            </w:pPr>
            <w:r w:rsidRPr="001C62C4">
              <w:rPr>
                <w:rFonts w:cstheme="minorHAnsi"/>
                <w:b/>
                <w:bCs/>
                <w:color w:val="000000" w:themeColor="text1"/>
              </w:rPr>
              <w:t>CVE-2024-38808</w:t>
            </w:r>
          </w:p>
          <w:p w14:paraId="5FCDE3E7" w14:textId="77777777" w:rsidR="00A61B56" w:rsidRDefault="00A61B56" w:rsidP="00C46435">
            <w:pPr>
              <w:suppressAutoHyphens/>
              <w:spacing w:after="0" w:line="240" w:lineRule="auto"/>
              <w:rPr>
                <w:rFonts w:cstheme="minorHAnsi"/>
                <w:color w:val="000000" w:themeColor="text1"/>
              </w:rPr>
            </w:pPr>
            <w:hyperlink r:id="rId88" w:tgtFrame="_blank" w:history="1">
              <w:r w:rsidRPr="007A08B5">
                <w:rPr>
                  <w:rStyle w:val="Hyperlink"/>
                  <w:rFonts w:cstheme="minorHAnsi"/>
                  <w:b/>
                  <w:bCs/>
                </w:rPr>
                <w:t>CVE-2022-22968</w:t>
              </w:r>
            </w:hyperlink>
          </w:p>
          <w:p w14:paraId="4F9310E4" w14:textId="77777777" w:rsidR="00A61B56" w:rsidRDefault="00A61B56" w:rsidP="00C46435">
            <w:pPr>
              <w:suppressAutoHyphens/>
              <w:spacing w:after="0" w:line="240" w:lineRule="auto"/>
              <w:rPr>
                <w:rFonts w:cstheme="minorHAnsi"/>
                <w:color w:val="000000" w:themeColor="text1"/>
              </w:rPr>
            </w:pPr>
            <w:hyperlink r:id="rId89" w:tgtFrame="_blank" w:history="1">
              <w:r w:rsidRPr="007A08B5">
                <w:rPr>
                  <w:rStyle w:val="Hyperlink"/>
                  <w:rFonts w:cstheme="minorHAnsi"/>
                  <w:b/>
                  <w:bCs/>
                </w:rPr>
                <w:t>CVE-2022-22970</w:t>
              </w:r>
            </w:hyperlink>
          </w:p>
          <w:p w14:paraId="4B5A0A3C" w14:textId="77777777" w:rsidR="00A61B56" w:rsidRDefault="00A61B56" w:rsidP="00C46435">
            <w:pPr>
              <w:suppressAutoHyphens/>
              <w:spacing w:after="0" w:line="240" w:lineRule="auto"/>
              <w:rPr>
                <w:rFonts w:cstheme="minorHAnsi"/>
                <w:color w:val="000000" w:themeColor="text1"/>
              </w:rPr>
            </w:pPr>
            <w:hyperlink r:id="rId90" w:tgtFrame="_blank" w:history="1">
              <w:r w:rsidRPr="007A08B5">
                <w:rPr>
                  <w:rStyle w:val="Hyperlink"/>
                  <w:rFonts w:cstheme="minorHAnsi"/>
                  <w:b/>
                  <w:bCs/>
                </w:rPr>
                <w:t>CVE-2021-22060</w:t>
              </w:r>
            </w:hyperlink>
          </w:p>
          <w:p w14:paraId="68557B63" w14:textId="1F90B310" w:rsidR="00A61B56" w:rsidRDefault="00A61B56" w:rsidP="00C46435">
            <w:pPr>
              <w:suppressAutoHyphens/>
              <w:spacing w:after="0" w:line="240" w:lineRule="auto"/>
              <w:rPr>
                <w:rFonts w:cstheme="minorHAnsi"/>
                <w:color w:val="000000" w:themeColor="text1"/>
              </w:rPr>
            </w:pPr>
            <w:hyperlink r:id="rId91" w:tgtFrame="_blank" w:history="1">
              <w:r w:rsidRPr="007A08B5">
                <w:rPr>
                  <w:rStyle w:val="Hyperlink"/>
                  <w:rFonts w:cstheme="minorHAnsi"/>
                  <w:b/>
                  <w:bCs/>
                </w:rPr>
                <w:t>CVE-2021-22096</w:t>
              </w:r>
            </w:hyperlink>
          </w:p>
        </w:tc>
        <w:tc>
          <w:tcPr>
            <w:tcW w:w="2340" w:type="dxa"/>
          </w:tcPr>
          <w:p w14:paraId="326B646D" w14:textId="7634D881" w:rsidR="00A61B56" w:rsidRDefault="00CE30BB" w:rsidP="00C46435">
            <w:pPr>
              <w:suppressAutoHyphens/>
              <w:spacing w:after="0" w:line="240" w:lineRule="auto"/>
              <w:rPr>
                <w:rFonts w:cstheme="minorHAnsi"/>
                <w:color w:val="000000" w:themeColor="text1"/>
              </w:rPr>
            </w:pPr>
            <w:r>
              <w:rPr>
                <w:rFonts w:cstheme="minorHAnsi"/>
                <w:color w:val="000000" w:themeColor="text1"/>
              </w:rPr>
              <w:t xml:space="preserve">Vuln to </w:t>
            </w:r>
            <w:r w:rsidR="008A6C37">
              <w:rPr>
                <w:rFonts w:cstheme="minorHAnsi"/>
                <w:color w:val="000000" w:themeColor="text1"/>
              </w:rPr>
              <w:t xml:space="preserve">remote </w:t>
            </w:r>
            <w:r>
              <w:rPr>
                <w:rFonts w:cstheme="minorHAnsi"/>
                <w:color w:val="000000" w:themeColor="text1"/>
              </w:rPr>
              <w:t xml:space="preserve">code </w:t>
            </w:r>
            <w:r w:rsidR="008A6C37">
              <w:rPr>
                <w:rFonts w:cstheme="minorHAnsi"/>
                <w:color w:val="000000" w:themeColor="text1"/>
              </w:rPr>
              <w:t xml:space="preserve">execution and </w:t>
            </w:r>
            <w:r>
              <w:rPr>
                <w:rFonts w:cstheme="minorHAnsi"/>
                <w:color w:val="000000" w:themeColor="text1"/>
              </w:rPr>
              <w:t xml:space="preserve">injection, untrusted URL redirect, improper </w:t>
            </w:r>
            <w:r w:rsidR="000B0490">
              <w:rPr>
                <w:rFonts w:cstheme="minorHAnsi"/>
                <w:color w:val="000000" w:themeColor="text1"/>
              </w:rPr>
              <w:t>privileges</w:t>
            </w:r>
            <w:r w:rsidR="00C9344F">
              <w:rPr>
                <w:rFonts w:cstheme="minorHAnsi"/>
                <w:color w:val="000000" w:themeColor="text1"/>
              </w:rPr>
              <w:t xml:space="preserve"> (escalation possible)</w:t>
            </w:r>
            <w:r w:rsidR="000B0490">
              <w:rPr>
                <w:rFonts w:cstheme="minorHAnsi"/>
                <w:color w:val="000000" w:themeColor="text1"/>
              </w:rPr>
              <w:t xml:space="preserve">, </w:t>
            </w:r>
            <w:r w:rsidR="00C9344F">
              <w:rPr>
                <w:rFonts w:cstheme="minorHAnsi"/>
                <w:color w:val="000000" w:themeColor="text1"/>
              </w:rPr>
              <w:t xml:space="preserve">RFD protection bypass, </w:t>
            </w:r>
            <w:r>
              <w:rPr>
                <w:rFonts w:cstheme="minorHAnsi"/>
                <w:color w:val="000000" w:themeColor="text1"/>
              </w:rPr>
              <w:t xml:space="preserve">privilege management, </w:t>
            </w:r>
            <w:r w:rsidR="0020378C">
              <w:rPr>
                <w:rFonts w:cstheme="minorHAnsi"/>
                <w:color w:val="000000" w:themeColor="text1"/>
              </w:rPr>
              <w:t>no resource limits (</w:t>
            </w:r>
            <w:r w:rsidR="0020378C">
              <w:rPr>
                <w:rFonts w:cstheme="minorHAnsi"/>
                <w:color w:val="000000" w:themeColor="text1"/>
              </w:rPr>
              <w:t>DoS vuln</w:t>
            </w:r>
            <w:r w:rsidR="00C9344F">
              <w:rPr>
                <w:rFonts w:cstheme="minorHAnsi"/>
                <w:color w:val="000000" w:themeColor="text1"/>
              </w:rPr>
              <w:t>,</w:t>
            </w:r>
            <w:r w:rsidR="0020378C">
              <w:rPr>
                <w:rFonts w:cstheme="minorHAnsi"/>
                <w:color w:val="000000" w:themeColor="text1"/>
              </w:rPr>
              <w:t xml:space="preserve">), expression language injection vuln, </w:t>
            </w:r>
            <w:r w:rsidR="00BB66B1">
              <w:rPr>
                <w:rFonts w:cstheme="minorHAnsi"/>
                <w:color w:val="000000" w:themeColor="text1"/>
              </w:rPr>
              <w:t>insertion of</w:t>
            </w:r>
            <w:r w:rsidR="00BB66B1">
              <w:rPr>
                <w:rFonts w:cstheme="minorHAnsi"/>
                <w:color w:val="000000" w:themeColor="text1"/>
              </w:rPr>
              <w:t xml:space="preserve"> log entry </w:t>
            </w:r>
            <w:r w:rsidR="00227B50">
              <w:rPr>
                <w:rFonts w:cstheme="minorHAnsi"/>
                <w:color w:val="000000" w:themeColor="text1"/>
              </w:rPr>
              <w:t>insertion</w:t>
            </w:r>
            <w:r w:rsidR="00C072AD">
              <w:rPr>
                <w:rFonts w:cstheme="minorHAnsi"/>
                <w:color w:val="000000" w:themeColor="text1"/>
              </w:rPr>
              <w:t xml:space="preserve"> </w:t>
            </w:r>
            <w:r w:rsidR="00BB66B1">
              <w:rPr>
                <w:rFonts w:cstheme="minorHAnsi"/>
                <w:color w:val="000000" w:themeColor="text1"/>
              </w:rPr>
              <w:t>vuln</w:t>
            </w:r>
          </w:p>
        </w:tc>
        <w:tc>
          <w:tcPr>
            <w:tcW w:w="2335" w:type="dxa"/>
          </w:tcPr>
          <w:p w14:paraId="32018340" w14:textId="75A4AB53" w:rsidR="00A61B56" w:rsidRDefault="00EC3608"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62E68ABE" w14:textId="47D9F376" w:rsidTr="00B30D39">
        <w:trPr>
          <w:trHeight w:val="360"/>
        </w:trPr>
        <w:tc>
          <w:tcPr>
            <w:tcW w:w="805" w:type="dxa"/>
          </w:tcPr>
          <w:p w14:paraId="7DEC99CD" w14:textId="131DD58F" w:rsidR="00A61B56" w:rsidRPr="00AE1526" w:rsidRDefault="004F77B7"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7C994D82" w14:textId="37C0E3B6" w:rsidR="00A61B56" w:rsidRPr="00AE1526" w:rsidRDefault="00A61B56" w:rsidP="00C46435">
            <w:pPr>
              <w:suppressAutoHyphens/>
              <w:spacing w:after="0" w:line="240" w:lineRule="auto"/>
              <w:rPr>
                <w:rFonts w:cstheme="minorHAnsi"/>
                <w:b/>
                <w:bCs/>
                <w:color w:val="000000" w:themeColor="text1"/>
              </w:rPr>
            </w:pPr>
            <w:r w:rsidRPr="00AE1526">
              <w:rPr>
                <w:rFonts w:cstheme="minorHAnsi"/>
                <w:b/>
                <w:bCs/>
                <w:color w:val="000000" w:themeColor="text1"/>
              </w:rPr>
              <w:t>spring-web-5.2.3.RELEASE.jar</w:t>
            </w:r>
          </w:p>
        </w:tc>
        <w:tc>
          <w:tcPr>
            <w:tcW w:w="1973" w:type="dxa"/>
          </w:tcPr>
          <w:p w14:paraId="78409DA4" w14:textId="77777777" w:rsidR="00A61B56" w:rsidRDefault="00A61B56" w:rsidP="00C46435">
            <w:pPr>
              <w:suppressAutoHyphens/>
              <w:spacing w:after="0" w:line="240" w:lineRule="auto"/>
              <w:rPr>
                <w:rFonts w:cstheme="minorHAnsi"/>
                <w:color w:val="000000" w:themeColor="text1"/>
              </w:rPr>
            </w:pPr>
            <w:hyperlink r:id="rId92" w:tgtFrame="_blank" w:history="1">
              <w:r w:rsidRPr="00AE1526">
                <w:rPr>
                  <w:rStyle w:val="Hyperlink"/>
                  <w:rFonts w:cstheme="minorHAnsi"/>
                  <w:b/>
                  <w:bCs/>
                </w:rPr>
                <w:t>CVE-2016-1000027</w:t>
              </w:r>
            </w:hyperlink>
          </w:p>
          <w:p w14:paraId="0BBCFA2F" w14:textId="358734AF" w:rsidR="00A61B56" w:rsidRDefault="00E34C12" w:rsidP="00C46435">
            <w:pPr>
              <w:suppressAutoHyphens/>
              <w:spacing w:after="0" w:line="240" w:lineRule="auto"/>
              <w:rPr>
                <w:rFonts w:cstheme="minorHAnsi"/>
                <w:color w:val="000000" w:themeColor="text1"/>
              </w:rPr>
            </w:pPr>
            <w:r>
              <w:t xml:space="preserve">* </w:t>
            </w:r>
            <w:hyperlink r:id="rId93" w:tgtFrame="_blank" w:history="1">
              <w:r w:rsidR="00A61B56" w:rsidRPr="00AE1526">
                <w:rPr>
                  <w:rStyle w:val="Hyperlink"/>
                  <w:rFonts w:cstheme="minorHAnsi"/>
                  <w:b/>
                  <w:bCs/>
                </w:rPr>
                <w:t>CVE-2022-22965</w:t>
              </w:r>
            </w:hyperlink>
          </w:p>
          <w:p w14:paraId="223EB69E" w14:textId="77777777" w:rsidR="00A61B56" w:rsidRDefault="00A61B56" w:rsidP="00C46435">
            <w:pPr>
              <w:suppressAutoHyphens/>
              <w:spacing w:after="0" w:line="240" w:lineRule="auto"/>
              <w:rPr>
                <w:rFonts w:cstheme="minorHAnsi"/>
                <w:b/>
                <w:bCs/>
                <w:color w:val="000000" w:themeColor="text1"/>
              </w:rPr>
            </w:pPr>
            <w:r w:rsidRPr="00CD74D3">
              <w:rPr>
                <w:rFonts w:cstheme="minorHAnsi"/>
                <w:b/>
                <w:bCs/>
                <w:color w:val="000000" w:themeColor="text1"/>
              </w:rPr>
              <w:t>CVE-2024-22243</w:t>
            </w:r>
          </w:p>
          <w:p w14:paraId="65424EB0" w14:textId="77777777" w:rsidR="00A61B56" w:rsidRDefault="00A61B56" w:rsidP="00C46435">
            <w:pPr>
              <w:suppressAutoHyphens/>
              <w:spacing w:after="0" w:line="240" w:lineRule="auto"/>
              <w:rPr>
                <w:rFonts w:cstheme="minorHAnsi"/>
                <w:b/>
                <w:bCs/>
                <w:color w:val="000000" w:themeColor="text1"/>
              </w:rPr>
            </w:pPr>
            <w:r w:rsidRPr="00CD74D3">
              <w:rPr>
                <w:rFonts w:cstheme="minorHAnsi"/>
                <w:b/>
                <w:bCs/>
                <w:color w:val="000000" w:themeColor="text1"/>
              </w:rPr>
              <w:t>CVE-2024-22262</w:t>
            </w:r>
          </w:p>
          <w:p w14:paraId="1DBDB492" w14:textId="77777777" w:rsidR="00A61B56" w:rsidRDefault="00A61B56" w:rsidP="00C46435">
            <w:pPr>
              <w:suppressAutoHyphens/>
              <w:spacing w:after="0" w:line="240" w:lineRule="auto"/>
              <w:rPr>
                <w:rFonts w:cstheme="minorHAnsi"/>
                <w:color w:val="000000" w:themeColor="text1"/>
              </w:rPr>
            </w:pPr>
            <w:hyperlink r:id="rId94" w:tgtFrame="_blank" w:history="1">
              <w:r w:rsidRPr="00CD74D3">
                <w:rPr>
                  <w:rStyle w:val="Hyperlink"/>
                  <w:rFonts w:cstheme="minorHAnsi"/>
                  <w:b/>
                  <w:bCs/>
                </w:rPr>
                <w:t>CVE-2024-22259</w:t>
              </w:r>
            </w:hyperlink>
          </w:p>
          <w:p w14:paraId="710817E0" w14:textId="77777777" w:rsidR="00A61B56" w:rsidRDefault="00A61B56" w:rsidP="00C46435">
            <w:pPr>
              <w:suppressAutoHyphens/>
              <w:spacing w:after="0" w:line="240" w:lineRule="auto"/>
              <w:rPr>
                <w:rFonts w:cstheme="minorHAnsi"/>
                <w:color w:val="000000" w:themeColor="text1"/>
              </w:rPr>
            </w:pPr>
            <w:hyperlink r:id="rId95" w:tgtFrame="_blank" w:history="1">
              <w:r w:rsidRPr="00CD74D3">
                <w:rPr>
                  <w:rStyle w:val="Hyperlink"/>
                  <w:rFonts w:cstheme="minorHAnsi"/>
                  <w:b/>
                  <w:bCs/>
                </w:rPr>
                <w:t>CVE-2021-22118</w:t>
              </w:r>
            </w:hyperlink>
          </w:p>
          <w:p w14:paraId="2E44632C" w14:textId="77777777" w:rsidR="00A61B56" w:rsidRDefault="00A61B56" w:rsidP="00C46435">
            <w:pPr>
              <w:suppressAutoHyphens/>
              <w:spacing w:after="0" w:line="240" w:lineRule="auto"/>
              <w:rPr>
                <w:rFonts w:cstheme="minorHAnsi"/>
                <w:b/>
                <w:bCs/>
                <w:color w:val="000000" w:themeColor="text1"/>
              </w:rPr>
            </w:pPr>
            <w:r w:rsidRPr="00D11090">
              <w:rPr>
                <w:rFonts w:cstheme="minorHAnsi"/>
                <w:b/>
                <w:bCs/>
                <w:color w:val="000000" w:themeColor="text1"/>
              </w:rPr>
              <w:lastRenderedPageBreak/>
              <w:t>CVE-2025-41234</w:t>
            </w:r>
          </w:p>
          <w:p w14:paraId="4692D616" w14:textId="77777777" w:rsidR="00A61B56" w:rsidRDefault="00A61B56" w:rsidP="00C46435">
            <w:pPr>
              <w:suppressAutoHyphens/>
              <w:spacing w:after="0" w:line="240" w:lineRule="auto"/>
              <w:rPr>
                <w:rFonts w:cstheme="minorHAnsi"/>
                <w:color w:val="000000" w:themeColor="text1"/>
              </w:rPr>
            </w:pPr>
            <w:hyperlink r:id="rId96" w:tgtFrame="_blank" w:history="1">
              <w:r w:rsidRPr="00D11090">
                <w:rPr>
                  <w:rStyle w:val="Hyperlink"/>
                  <w:rFonts w:cstheme="minorHAnsi"/>
                  <w:b/>
                  <w:bCs/>
                </w:rPr>
                <w:t>CVE-2020-5421</w:t>
              </w:r>
            </w:hyperlink>
          </w:p>
          <w:p w14:paraId="7FE44C67" w14:textId="77777777" w:rsidR="00A61B56" w:rsidRDefault="00A61B56" w:rsidP="00C46435">
            <w:pPr>
              <w:suppressAutoHyphens/>
              <w:spacing w:after="0" w:line="240" w:lineRule="auto"/>
              <w:rPr>
                <w:rFonts w:cstheme="minorHAnsi"/>
                <w:color w:val="000000" w:themeColor="text1"/>
              </w:rPr>
            </w:pPr>
            <w:hyperlink r:id="rId97" w:tgtFrame="_blank" w:history="1">
              <w:r w:rsidRPr="00D11090">
                <w:rPr>
                  <w:rStyle w:val="Hyperlink"/>
                  <w:rFonts w:cstheme="minorHAnsi"/>
                  <w:b/>
                  <w:bCs/>
                </w:rPr>
                <w:t>CVE-2022-22950</w:t>
              </w:r>
            </w:hyperlink>
          </w:p>
          <w:p w14:paraId="1EC06024" w14:textId="77777777" w:rsidR="00A61B56" w:rsidRDefault="00A61B56" w:rsidP="00C46435">
            <w:pPr>
              <w:suppressAutoHyphens/>
              <w:spacing w:after="0" w:line="240" w:lineRule="auto"/>
              <w:rPr>
                <w:rFonts w:cstheme="minorHAnsi"/>
                <w:color w:val="000000" w:themeColor="text1"/>
              </w:rPr>
            </w:pPr>
            <w:hyperlink r:id="rId98" w:tgtFrame="_blank" w:history="1">
              <w:r w:rsidRPr="00D11090">
                <w:rPr>
                  <w:rStyle w:val="Hyperlink"/>
                  <w:rFonts w:cstheme="minorHAnsi"/>
                  <w:b/>
                  <w:bCs/>
                </w:rPr>
                <w:t>CVE-2022-22971</w:t>
              </w:r>
            </w:hyperlink>
          </w:p>
          <w:p w14:paraId="110BF0C0" w14:textId="77777777" w:rsidR="00A61B56" w:rsidRDefault="00A61B56" w:rsidP="00C46435">
            <w:pPr>
              <w:suppressAutoHyphens/>
              <w:spacing w:after="0" w:line="240" w:lineRule="auto"/>
              <w:rPr>
                <w:rFonts w:cstheme="minorHAnsi"/>
                <w:color w:val="000000" w:themeColor="text1"/>
              </w:rPr>
            </w:pPr>
            <w:hyperlink r:id="rId99" w:tgtFrame="_blank" w:history="1">
              <w:r w:rsidRPr="005529D1">
                <w:rPr>
                  <w:rStyle w:val="Hyperlink"/>
                  <w:rFonts w:cstheme="minorHAnsi"/>
                  <w:b/>
                  <w:bCs/>
                </w:rPr>
                <w:t>CVE-2023-20861</w:t>
              </w:r>
            </w:hyperlink>
          </w:p>
          <w:p w14:paraId="76E2C107" w14:textId="77777777" w:rsidR="00A61B56" w:rsidRDefault="00A61B56" w:rsidP="00C46435">
            <w:pPr>
              <w:suppressAutoHyphens/>
              <w:spacing w:after="0" w:line="240" w:lineRule="auto"/>
              <w:rPr>
                <w:rFonts w:cstheme="minorHAnsi"/>
                <w:color w:val="000000" w:themeColor="text1"/>
              </w:rPr>
            </w:pPr>
            <w:hyperlink r:id="rId100" w:tgtFrame="_blank" w:history="1">
              <w:r w:rsidRPr="005529D1">
                <w:rPr>
                  <w:rStyle w:val="Hyperlink"/>
                  <w:rFonts w:cstheme="minorHAnsi"/>
                  <w:b/>
                  <w:bCs/>
                </w:rPr>
                <w:t>CVE-2023-20863</w:t>
              </w:r>
            </w:hyperlink>
          </w:p>
          <w:p w14:paraId="58128135" w14:textId="77777777" w:rsidR="00A61B56" w:rsidRDefault="00A61B56" w:rsidP="00C46435">
            <w:pPr>
              <w:suppressAutoHyphens/>
              <w:spacing w:after="0" w:line="240" w:lineRule="auto"/>
              <w:rPr>
                <w:rFonts w:cstheme="minorHAnsi"/>
                <w:color w:val="000000" w:themeColor="text1"/>
              </w:rPr>
            </w:pPr>
            <w:hyperlink r:id="rId101" w:tgtFrame="_blank" w:history="1">
              <w:r w:rsidRPr="005529D1">
                <w:rPr>
                  <w:rStyle w:val="Hyperlink"/>
                  <w:rFonts w:cstheme="minorHAnsi"/>
                  <w:b/>
                  <w:bCs/>
                </w:rPr>
                <w:t>CVE-2022-2296</w:t>
              </w:r>
            </w:hyperlink>
          </w:p>
          <w:p w14:paraId="696AC1CC" w14:textId="77777777" w:rsidR="00A61B56" w:rsidRDefault="00A61B56" w:rsidP="00C46435">
            <w:pPr>
              <w:suppressAutoHyphens/>
              <w:spacing w:after="0" w:line="240" w:lineRule="auto"/>
              <w:rPr>
                <w:rFonts w:cstheme="minorHAnsi"/>
                <w:color w:val="000000" w:themeColor="text1"/>
              </w:rPr>
            </w:pPr>
            <w:hyperlink r:id="rId102" w:tgtFrame="_blank" w:history="1">
              <w:r w:rsidRPr="005529D1">
                <w:rPr>
                  <w:rStyle w:val="Hyperlink"/>
                  <w:rFonts w:cstheme="minorHAnsi"/>
                  <w:b/>
                  <w:bCs/>
                </w:rPr>
                <w:t>CVE-2022-22970</w:t>
              </w:r>
            </w:hyperlink>
          </w:p>
          <w:p w14:paraId="74734CC3" w14:textId="77777777" w:rsidR="00A61B56" w:rsidRDefault="00A61B56" w:rsidP="00C46435">
            <w:pPr>
              <w:suppressAutoHyphens/>
              <w:spacing w:after="0" w:line="240" w:lineRule="auto"/>
              <w:rPr>
                <w:rFonts w:cstheme="minorHAnsi"/>
                <w:color w:val="000000" w:themeColor="text1"/>
              </w:rPr>
            </w:pPr>
            <w:hyperlink r:id="rId103" w:tgtFrame="_blank" w:history="1">
              <w:r w:rsidRPr="00962AB1">
                <w:rPr>
                  <w:rStyle w:val="Hyperlink"/>
                  <w:rFonts w:cstheme="minorHAnsi"/>
                  <w:b/>
                  <w:bCs/>
                </w:rPr>
                <w:t>CVE-2021-22060</w:t>
              </w:r>
            </w:hyperlink>
          </w:p>
          <w:p w14:paraId="203F8105" w14:textId="2FCDA81F" w:rsidR="00A61B56" w:rsidRDefault="00A61B56" w:rsidP="00C46435">
            <w:pPr>
              <w:suppressAutoHyphens/>
              <w:spacing w:after="0" w:line="240" w:lineRule="auto"/>
              <w:rPr>
                <w:rFonts w:cstheme="minorHAnsi"/>
                <w:color w:val="000000" w:themeColor="text1"/>
              </w:rPr>
            </w:pPr>
            <w:hyperlink r:id="rId104" w:tgtFrame="_blank" w:history="1">
              <w:r w:rsidRPr="00962AB1">
                <w:rPr>
                  <w:rStyle w:val="Hyperlink"/>
                  <w:rFonts w:cstheme="minorHAnsi"/>
                  <w:b/>
                  <w:bCs/>
                </w:rPr>
                <w:t>CVE-2021-22096</w:t>
              </w:r>
            </w:hyperlink>
          </w:p>
        </w:tc>
        <w:tc>
          <w:tcPr>
            <w:tcW w:w="2340" w:type="dxa"/>
          </w:tcPr>
          <w:p w14:paraId="292EF128" w14:textId="6E9B4140" w:rsidR="0017664E" w:rsidRDefault="008254E8" w:rsidP="00C46435">
            <w:pPr>
              <w:suppressAutoHyphens/>
              <w:spacing w:after="0" w:line="240" w:lineRule="auto"/>
              <w:rPr>
                <w:rFonts w:cstheme="minorHAnsi"/>
                <w:color w:val="000000" w:themeColor="text1"/>
              </w:rPr>
            </w:pPr>
            <w:r>
              <w:rPr>
                <w:rFonts w:cstheme="minorHAnsi"/>
                <w:color w:val="000000" w:themeColor="text1"/>
              </w:rPr>
              <w:lastRenderedPageBreak/>
              <w:t>Vuln to remote code execution,</w:t>
            </w:r>
            <w:r w:rsidR="008561C4">
              <w:rPr>
                <w:rFonts w:cstheme="minorHAnsi"/>
                <w:color w:val="000000" w:themeColor="text1"/>
              </w:rPr>
              <w:t xml:space="preserve"> vuln </w:t>
            </w:r>
            <w:r w:rsidR="00C072AD">
              <w:rPr>
                <w:rFonts w:cstheme="minorHAnsi"/>
                <w:color w:val="000000" w:themeColor="text1"/>
              </w:rPr>
              <w:t>to</w:t>
            </w:r>
            <w:r w:rsidR="008561C4">
              <w:rPr>
                <w:rFonts w:cstheme="minorHAnsi"/>
                <w:color w:val="000000" w:themeColor="text1"/>
              </w:rPr>
              <w:t xml:space="preserve"> RCE injection, DoS attack vuln, </w:t>
            </w:r>
            <w:r w:rsidR="00912B57">
              <w:rPr>
                <w:rFonts w:cstheme="minorHAnsi"/>
                <w:color w:val="000000" w:themeColor="text1"/>
              </w:rPr>
              <w:t xml:space="preserve">untrusted URL redirect, </w:t>
            </w:r>
            <w:r w:rsidR="005570B7">
              <w:rPr>
                <w:rFonts w:cstheme="minorHAnsi"/>
                <w:color w:val="000000" w:themeColor="text1"/>
              </w:rPr>
              <w:t xml:space="preserve">improper </w:t>
            </w:r>
            <w:r w:rsidR="00C072AD">
              <w:rPr>
                <w:rFonts w:cstheme="minorHAnsi"/>
                <w:color w:val="000000" w:themeColor="text1"/>
              </w:rPr>
              <w:t>privileges</w:t>
            </w:r>
            <w:r w:rsidR="005570B7">
              <w:rPr>
                <w:rFonts w:cstheme="minorHAnsi"/>
                <w:color w:val="000000" w:themeColor="text1"/>
              </w:rPr>
              <w:t xml:space="preserve">, privilege escalation vuln, </w:t>
            </w:r>
            <w:r w:rsidR="00FE3BAA">
              <w:rPr>
                <w:rFonts w:cstheme="minorHAnsi"/>
                <w:color w:val="000000" w:themeColor="text1"/>
              </w:rPr>
              <w:t xml:space="preserve">RFD vuln </w:t>
            </w:r>
            <w:r w:rsidR="00FE3BAA">
              <w:rPr>
                <w:rFonts w:cstheme="minorHAnsi"/>
                <w:color w:val="000000" w:themeColor="text1"/>
              </w:rPr>
              <w:lastRenderedPageBreak/>
              <w:t xml:space="preserve">(conditional), </w:t>
            </w:r>
            <w:r w:rsidR="00C51E21">
              <w:rPr>
                <w:rFonts w:cstheme="minorHAnsi"/>
                <w:color w:val="000000" w:themeColor="text1"/>
              </w:rPr>
              <w:t xml:space="preserve">DoS vuln, </w:t>
            </w:r>
            <w:r w:rsidR="00987D1A">
              <w:rPr>
                <w:rFonts w:cstheme="minorHAnsi"/>
                <w:color w:val="000000" w:themeColor="text1"/>
              </w:rPr>
              <w:t>improper error handling</w:t>
            </w:r>
          </w:p>
          <w:p w14:paraId="3F455BFB" w14:textId="30402DEF" w:rsidR="00A61B56" w:rsidRDefault="00BB66B1" w:rsidP="00C46435">
            <w:pPr>
              <w:suppressAutoHyphens/>
              <w:spacing w:after="0" w:line="240" w:lineRule="auto"/>
              <w:rPr>
                <w:rFonts w:cstheme="minorHAnsi"/>
                <w:color w:val="000000" w:themeColor="text1"/>
              </w:rPr>
            </w:pPr>
            <w:r>
              <w:rPr>
                <w:rFonts w:cstheme="minorHAnsi"/>
                <w:color w:val="000000" w:themeColor="text1"/>
              </w:rPr>
              <w:t>Deserialization of untrusted data</w:t>
            </w:r>
            <w:r w:rsidR="00E34C12">
              <w:rPr>
                <w:rFonts w:cstheme="minorHAnsi"/>
                <w:color w:val="000000" w:themeColor="text1"/>
              </w:rPr>
              <w:t xml:space="preserve">, </w:t>
            </w:r>
            <w:r w:rsidR="00A94BDC">
              <w:rPr>
                <w:rFonts w:cstheme="minorHAnsi"/>
                <w:color w:val="000000" w:themeColor="text1"/>
              </w:rPr>
              <w:t>RCE vuln, DoS attack vuln, redirection to untrusted site</w:t>
            </w:r>
            <w:r w:rsidR="008508D0">
              <w:rPr>
                <w:rFonts w:cstheme="minorHAnsi"/>
                <w:color w:val="000000" w:themeColor="text1"/>
              </w:rPr>
              <w:t xml:space="preserve"> potential, improper privilege management. (escalation), </w:t>
            </w:r>
            <w:r w:rsidR="009B6441">
              <w:rPr>
                <w:rFonts w:cstheme="minorHAnsi"/>
                <w:color w:val="000000" w:themeColor="text1"/>
              </w:rPr>
              <w:t xml:space="preserve">RFD protection bypass, </w:t>
            </w:r>
          </w:p>
        </w:tc>
        <w:tc>
          <w:tcPr>
            <w:tcW w:w="2335" w:type="dxa"/>
          </w:tcPr>
          <w:p w14:paraId="0F5DCCF0" w14:textId="053266F5" w:rsidR="00A61B56" w:rsidRDefault="00EC3608" w:rsidP="00C46435">
            <w:pPr>
              <w:suppressAutoHyphens/>
              <w:spacing w:after="0" w:line="240" w:lineRule="auto"/>
              <w:rPr>
                <w:rFonts w:cstheme="minorHAnsi"/>
                <w:color w:val="000000" w:themeColor="text1"/>
              </w:rPr>
            </w:pPr>
            <w:r>
              <w:rPr>
                <w:rFonts w:cstheme="minorHAnsi"/>
                <w:color w:val="000000" w:themeColor="text1"/>
              </w:rPr>
              <w:lastRenderedPageBreak/>
              <w:t>update</w:t>
            </w:r>
          </w:p>
        </w:tc>
      </w:tr>
      <w:tr w:rsidR="00A61B56" w14:paraId="7C8EC308" w14:textId="216F1AA3" w:rsidTr="00B30D39">
        <w:trPr>
          <w:trHeight w:val="360"/>
        </w:trPr>
        <w:tc>
          <w:tcPr>
            <w:tcW w:w="805" w:type="dxa"/>
          </w:tcPr>
          <w:p w14:paraId="6C3AF79C" w14:textId="552EF258" w:rsidR="00A61B56" w:rsidRPr="00962AB1" w:rsidRDefault="004F77B7"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7988901C" w14:textId="06FE7E2B" w:rsidR="00A61B56" w:rsidRPr="00962AB1" w:rsidRDefault="00A61B56" w:rsidP="00C46435">
            <w:pPr>
              <w:suppressAutoHyphens/>
              <w:spacing w:after="0" w:line="240" w:lineRule="auto"/>
              <w:rPr>
                <w:rFonts w:cstheme="minorHAnsi"/>
                <w:b/>
                <w:bCs/>
                <w:color w:val="000000" w:themeColor="text1"/>
              </w:rPr>
            </w:pPr>
            <w:r w:rsidRPr="00962AB1">
              <w:rPr>
                <w:rFonts w:cstheme="minorHAnsi"/>
                <w:b/>
                <w:bCs/>
                <w:color w:val="000000" w:themeColor="text1"/>
              </w:rPr>
              <w:t>spring-webmvc-5.2.3.RELEASE.jar</w:t>
            </w:r>
          </w:p>
        </w:tc>
        <w:tc>
          <w:tcPr>
            <w:tcW w:w="1973" w:type="dxa"/>
          </w:tcPr>
          <w:p w14:paraId="3C3434BD" w14:textId="77777777" w:rsidR="00A61B56" w:rsidRDefault="00A61B56" w:rsidP="00C46435">
            <w:pPr>
              <w:suppressAutoHyphens/>
              <w:spacing w:after="0" w:line="240" w:lineRule="auto"/>
              <w:rPr>
                <w:rFonts w:cstheme="minorHAnsi"/>
                <w:color w:val="000000" w:themeColor="text1"/>
              </w:rPr>
            </w:pPr>
            <w:r>
              <w:rPr>
                <w:rFonts w:cstheme="minorHAnsi"/>
                <w:b/>
                <w:bCs/>
                <w:color w:val="000000" w:themeColor="text1"/>
              </w:rPr>
              <w:t xml:space="preserve">* </w:t>
            </w:r>
            <w:hyperlink r:id="rId105" w:tgtFrame="_blank" w:history="1">
              <w:r w:rsidRPr="00962AB1">
                <w:rPr>
                  <w:rStyle w:val="Hyperlink"/>
                  <w:rFonts w:cstheme="minorHAnsi"/>
                  <w:b/>
                  <w:bCs/>
                </w:rPr>
                <w:t>CVE-2022-22965</w:t>
              </w:r>
            </w:hyperlink>
          </w:p>
          <w:p w14:paraId="6F41F537" w14:textId="77777777" w:rsidR="00A61B56" w:rsidRDefault="00A61B56" w:rsidP="00C46435">
            <w:pPr>
              <w:suppressAutoHyphens/>
              <w:spacing w:after="0" w:line="240" w:lineRule="auto"/>
              <w:rPr>
                <w:rFonts w:cstheme="minorHAnsi"/>
                <w:b/>
                <w:bCs/>
                <w:color w:val="000000" w:themeColor="text1"/>
              </w:rPr>
            </w:pPr>
            <w:r w:rsidRPr="006872F6">
              <w:rPr>
                <w:rFonts w:cstheme="minorHAnsi"/>
                <w:b/>
                <w:bCs/>
                <w:color w:val="000000" w:themeColor="text1"/>
              </w:rPr>
              <w:t>CVE-2024-38816</w:t>
            </w:r>
          </w:p>
          <w:p w14:paraId="7E5A5D83" w14:textId="77777777" w:rsidR="00A61B56" w:rsidRDefault="00A61B56" w:rsidP="00C46435">
            <w:pPr>
              <w:suppressAutoHyphens/>
              <w:spacing w:after="0" w:line="240" w:lineRule="auto"/>
              <w:rPr>
                <w:rFonts w:cstheme="minorHAnsi"/>
                <w:color w:val="000000" w:themeColor="text1"/>
              </w:rPr>
            </w:pPr>
            <w:hyperlink r:id="rId106" w:tgtFrame="_blank" w:history="1">
              <w:r w:rsidRPr="006872F6">
                <w:rPr>
                  <w:rStyle w:val="Hyperlink"/>
                  <w:rFonts w:cstheme="minorHAnsi"/>
                  <w:b/>
                  <w:bCs/>
                </w:rPr>
                <w:t>CVE-2024-22259</w:t>
              </w:r>
            </w:hyperlink>
          </w:p>
          <w:p w14:paraId="55335E9A" w14:textId="77777777" w:rsidR="00A61B56" w:rsidRDefault="00A61B56" w:rsidP="00C46435">
            <w:pPr>
              <w:suppressAutoHyphens/>
              <w:spacing w:after="0" w:line="240" w:lineRule="auto"/>
              <w:rPr>
                <w:rFonts w:cstheme="minorHAnsi"/>
                <w:color w:val="000000" w:themeColor="text1"/>
              </w:rPr>
            </w:pPr>
            <w:hyperlink r:id="rId107" w:tgtFrame="_blank" w:history="1">
              <w:r w:rsidRPr="006872F6">
                <w:rPr>
                  <w:rStyle w:val="Hyperlink"/>
                  <w:rFonts w:cstheme="minorHAnsi"/>
                  <w:b/>
                  <w:bCs/>
                </w:rPr>
                <w:t>CVE-2021-22118</w:t>
              </w:r>
            </w:hyperlink>
          </w:p>
          <w:p w14:paraId="5D8B6081" w14:textId="77777777" w:rsidR="00A61B56" w:rsidRDefault="00A61B56" w:rsidP="00C46435">
            <w:pPr>
              <w:suppressAutoHyphens/>
              <w:spacing w:after="0" w:line="240" w:lineRule="auto"/>
              <w:rPr>
                <w:rFonts w:cstheme="minorHAnsi"/>
                <w:color w:val="000000" w:themeColor="text1"/>
              </w:rPr>
            </w:pPr>
            <w:hyperlink r:id="rId108" w:tgtFrame="_blank" w:history="1">
              <w:r w:rsidRPr="006872F6">
                <w:rPr>
                  <w:rStyle w:val="Hyperlink"/>
                  <w:rFonts w:cstheme="minorHAnsi"/>
                  <w:b/>
                  <w:bCs/>
                </w:rPr>
                <w:t>CVE-2020-5421</w:t>
              </w:r>
            </w:hyperlink>
          </w:p>
          <w:p w14:paraId="6C1C29F6" w14:textId="77777777" w:rsidR="00A61B56" w:rsidRDefault="00A61B56" w:rsidP="00C46435">
            <w:pPr>
              <w:suppressAutoHyphens/>
              <w:spacing w:after="0" w:line="240" w:lineRule="auto"/>
              <w:rPr>
                <w:rFonts w:cstheme="minorHAnsi"/>
                <w:color w:val="000000" w:themeColor="text1"/>
              </w:rPr>
            </w:pPr>
            <w:hyperlink r:id="rId109" w:tgtFrame="_blank" w:history="1">
              <w:r w:rsidRPr="006872F6">
                <w:rPr>
                  <w:rStyle w:val="Hyperlink"/>
                  <w:rFonts w:cstheme="minorHAnsi"/>
                  <w:b/>
                  <w:bCs/>
                </w:rPr>
                <w:t>CVE-2022-22950</w:t>
              </w:r>
            </w:hyperlink>
          </w:p>
          <w:p w14:paraId="591C70CF" w14:textId="77777777" w:rsidR="00A61B56" w:rsidRDefault="00A61B56" w:rsidP="00C46435">
            <w:pPr>
              <w:suppressAutoHyphens/>
              <w:spacing w:after="0" w:line="240" w:lineRule="auto"/>
              <w:rPr>
                <w:rFonts w:cstheme="minorHAnsi"/>
                <w:color w:val="000000" w:themeColor="text1"/>
              </w:rPr>
            </w:pPr>
            <w:hyperlink r:id="rId110" w:tgtFrame="_blank" w:history="1">
              <w:r w:rsidRPr="00056826">
                <w:rPr>
                  <w:rStyle w:val="Hyperlink"/>
                  <w:rFonts w:cstheme="minorHAnsi"/>
                  <w:b/>
                  <w:bCs/>
                </w:rPr>
                <w:t>CVE-2022-22971</w:t>
              </w:r>
            </w:hyperlink>
          </w:p>
          <w:p w14:paraId="03559D43" w14:textId="77777777" w:rsidR="00A61B56" w:rsidRDefault="00A61B56" w:rsidP="00C46435">
            <w:pPr>
              <w:suppressAutoHyphens/>
              <w:spacing w:after="0" w:line="240" w:lineRule="auto"/>
              <w:rPr>
                <w:rFonts w:cstheme="minorHAnsi"/>
                <w:color w:val="000000" w:themeColor="text1"/>
              </w:rPr>
            </w:pPr>
            <w:hyperlink r:id="rId111" w:tgtFrame="_blank" w:history="1">
              <w:r w:rsidRPr="00056826">
                <w:rPr>
                  <w:rStyle w:val="Hyperlink"/>
                  <w:rFonts w:cstheme="minorHAnsi"/>
                  <w:b/>
                  <w:bCs/>
                </w:rPr>
                <w:t>CVE-2023-20861</w:t>
              </w:r>
            </w:hyperlink>
          </w:p>
          <w:p w14:paraId="1F5BEEBC" w14:textId="77777777" w:rsidR="00A61B56" w:rsidRDefault="00A61B56" w:rsidP="00C46435">
            <w:pPr>
              <w:suppressAutoHyphens/>
              <w:spacing w:after="0" w:line="240" w:lineRule="auto"/>
              <w:rPr>
                <w:rFonts w:cstheme="minorHAnsi"/>
                <w:color w:val="000000" w:themeColor="text1"/>
              </w:rPr>
            </w:pPr>
            <w:hyperlink r:id="rId112" w:tgtFrame="_blank" w:history="1">
              <w:r w:rsidRPr="00056826">
                <w:rPr>
                  <w:rStyle w:val="Hyperlink"/>
                  <w:rFonts w:cstheme="minorHAnsi"/>
                  <w:b/>
                  <w:bCs/>
                </w:rPr>
                <w:t>CVE-2023-20863</w:t>
              </w:r>
            </w:hyperlink>
          </w:p>
          <w:p w14:paraId="07D7B825" w14:textId="77777777" w:rsidR="00A61B56" w:rsidRDefault="00A61B56" w:rsidP="00C46435">
            <w:pPr>
              <w:suppressAutoHyphens/>
              <w:spacing w:after="0" w:line="240" w:lineRule="auto"/>
              <w:rPr>
                <w:rFonts w:cstheme="minorHAnsi"/>
                <w:color w:val="000000" w:themeColor="text1"/>
              </w:rPr>
            </w:pPr>
            <w:hyperlink r:id="rId113" w:tgtFrame="_blank" w:history="1">
              <w:r w:rsidRPr="00056826">
                <w:rPr>
                  <w:rStyle w:val="Hyperlink"/>
                  <w:rFonts w:cstheme="minorHAnsi"/>
                  <w:b/>
                  <w:bCs/>
                </w:rPr>
                <w:t>CVE-2022-22968</w:t>
              </w:r>
            </w:hyperlink>
          </w:p>
          <w:p w14:paraId="079F9E40" w14:textId="77777777" w:rsidR="00A61B56" w:rsidRDefault="00A61B56" w:rsidP="00C46435">
            <w:pPr>
              <w:suppressAutoHyphens/>
              <w:spacing w:after="0" w:line="240" w:lineRule="auto"/>
              <w:rPr>
                <w:rFonts w:cstheme="minorHAnsi"/>
                <w:color w:val="000000" w:themeColor="text1"/>
              </w:rPr>
            </w:pPr>
            <w:hyperlink r:id="rId114" w:tgtFrame="_blank" w:history="1">
              <w:r w:rsidRPr="00CF2517">
                <w:rPr>
                  <w:rStyle w:val="Hyperlink"/>
                  <w:rFonts w:cstheme="minorHAnsi"/>
                  <w:b/>
                  <w:bCs/>
                </w:rPr>
                <w:t>CVE-2022-22970</w:t>
              </w:r>
            </w:hyperlink>
          </w:p>
          <w:p w14:paraId="439974AD" w14:textId="77777777" w:rsidR="00A61B56" w:rsidRDefault="00A61B56" w:rsidP="00C46435">
            <w:pPr>
              <w:suppressAutoHyphens/>
              <w:spacing w:after="0" w:line="240" w:lineRule="auto"/>
              <w:rPr>
                <w:rFonts w:cstheme="minorHAnsi"/>
                <w:color w:val="000000" w:themeColor="text1"/>
              </w:rPr>
            </w:pPr>
            <w:hyperlink r:id="rId115" w:tgtFrame="_blank" w:history="1">
              <w:r w:rsidRPr="00CF2517">
                <w:rPr>
                  <w:rStyle w:val="Hyperlink"/>
                  <w:rFonts w:cstheme="minorHAnsi"/>
                  <w:b/>
                  <w:bCs/>
                </w:rPr>
                <w:t>CVE-2021-22060</w:t>
              </w:r>
            </w:hyperlink>
          </w:p>
          <w:p w14:paraId="070D7ACF" w14:textId="3CBB5AD0" w:rsidR="00A61B56" w:rsidRDefault="00A61B56" w:rsidP="00C46435">
            <w:pPr>
              <w:suppressAutoHyphens/>
              <w:spacing w:after="0" w:line="240" w:lineRule="auto"/>
              <w:rPr>
                <w:rFonts w:cstheme="minorHAnsi"/>
                <w:color w:val="000000" w:themeColor="text1"/>
              </w:rPr>
            </w:pPr>
            <w:hyperlink r:id="rId116" w:tgtFrame="_blank" w:history="1">
              <w:r w:rsidRPr="00CF2517">
                <w:rPr>
                  <w:rStyle w:val="Hyperlink"/>
                  <w:rFonts w:cstheme="minorHAnsi"/>
                  <w:b/>
                  <w:bCs/>
                </w:rPr>
                <w:t>CVE-2021-22096</w:t>
              </w:r>
            </w:hyperlink>
          </w:p>
        </w:tc>
        <w:tc>
          <w:tcPr>
            <w:tcW w:w="2340" w:type="dxa"/>
          </w:tcPr>
          <w:p w14:paraId="0958C45C" w14:textId="77777777" w:rsidR="0017664E" w:rsidRDefault="0024410C" w:rsidP="00C46435">
            <w:pPr>
              <w:suppressAutoHyphens/>
              <w:spacing w:after="0" w:line="240" w:lineRule="auto"/>
              <w:rPr>
                <w:rFonts w:cstheme="minorHAnsi"/>
                <w:color w:val="000000" w:themeColor="text1"/>
              </w:rPr>
            </w:pPr>
            <w:r>
              <w:rPr>
                <w:rFonts w:cstheme="minorHAnsi"/>
                <w:color w:val="000000" w:themeColor="text1"/>
              </w:rPr>
              <w:t xml:space="preserve">Vuln to RCE and injection, path traversal (conditional), </w:t>
            </w:r>
            <w:r w:rsidR="00C27A01">
              <w:rPr>
                <w:rFonts w:cstheme="minorHAnsi"/>
                <w:color w:val="000000" w:themeColor="text1"/>
              </w:rPr>
              <w:t xml:space="preserve">vuln to untrusted URL redirects, improper privilege (escalation), </w:t>
            </w:r>
            <w:r w:rsidR="00E577D7">
              <w:rPr>
                <w:rFonts w:cstheme="minorHAnsi"/>
                <w:color w:val="000000" w:themeColor="text1"/>
              </w:rPr>
              <w:t xml:space="preserve">RFD protection bypass, DoS vuln from </w:t>
            </w:r>
            <w:r w:rsidR="000C0B1C">
              <w:rPr>
                <w:rFonts w:cstheme="minorHAnsi"/>
                <w:color w:val="000000" w:themeColor="text1"/>
              </w:rPr>
              <w:t>unmanaged resource use, log entry insertion</w:t>
            </w:r>
          </w:p>
          <w:p w14:paraId="2B2D1BC3" w14:textId="08E66260" w:rsidR="00A61B56" w:rsidRDefault="008E6AF5" w:rsidP="00C46435">
            <w:pPr>
              <w:suppressAutoHyphens/>
              <w:spacing w:after="0" w:line="240" w:lineRule="auto"/>
              <w:rPr>
                <w:rFonts w:cstheme="minorHAnsi"/>
                <w:color w:val="000000" w:themeColor="text1"/>
              </w:rPr>
            </w:pPr>
            <w:r>
              <w:rPr>
                <w:rFonts w:cstheme="minorHAnsi"/>
                <w:color w:val="000000" w:themeColor="text1"/>
              </w:rPr>
              <w:t xml:space="preserve">Deserialization of untrusted data, </w:t>
            </w:r>
            <w:r w:rsidR="008268A3">
              <w:rPr>
                <w:rFonts w:cstheme="minorHAnsi"/>
                <w:color w:val="000000" w:themeColor="text1"/>
              </w:rPr>
              <w:t xml:space="preserve">code injection vuln, </w:t>
            </w:r>
            <w:r w:rsidR="00703B2B">
              <w:rPr>
                <w:rFonts w:cstheme="minorHAnsi"/>
                <w:color w:val="000000" w:themeColor="text1"/>
              </w:rPr>
              <w:t>untrusted URL redirect vuln, improper privileges</w:t>
            </w:r>
            <w:r w:rsidR="000C48E0">
              <w:rPr>
                <w:rFonts w:cstheme="minorHAnsi"/>
                <w:color w:val="000000" w:themeColor="text1"/>
              </w:rPr>
              <w:t xml:space="preserve">, DoS vuln (improper resource limits), </w:t>
            </w:r>
            <w:proofErr w:type="spellStart"/>
            <w:r w:rsidR="000C48E0">
              <w:rPr>
                <w:rFonts w:cstheme="minorHAnsi"/>
                <w:color w:val="000000" w:themeColor="text1"/>
              </w:rPr>
              <w:t>SpEL</w:t>
            </w:r>
            <w:proofErr w:type="spellEnd"/>
            <w:r w:rsidR="000C48E0">
              <w:rPr>
                <w:rFonts w:cstheme="minorHAnsi"/>
                <w:color w:val="000000" w:themeColor="text1"/>
              </w:rPr>
              <w:t xml:space="preserve"> injection vuln</w:t>
            </w:r>
          </w:p>
        </w:tc>
        <w:tc>
          <w:tcPr>
            <w:tcW w:w="2335" w:type="dxa"/>
          </w:tcPr>
          <w:p w14:paraId="3E5D93D1" w14:textId="3BA80107" w:rsidR="00A61B56" w:rsidRDefault="000C48E0" w:rsidP="00C46435">
            <w:pPr>
              <w:suppressAutoHyphens/>
              <w:spacing w:after="0" w:line="240" w:lineRule="auto"/>
              <w:rPr>
                <w:rFonts w:cstheme="minorHAnsi"/>
                <w:color w:val="000000" w:themeColor="text1"/>
              </w:rPr>
            </w:pPr>
            <w:r>
              <w:rPr>
                <w:rFonts w:cstheme="minorHAnsi"/>
                <w:color w:val="000000" w:themeColor="text1"/>
              </w:rPr>
              <w:t>update</w:t>
            </w:r>
          </w:p>
        </w:tc>
      </w:tr>
      <w:tr w:rsidR="00A61B56" w14:paraId="641B9A9B" w14:textId="0DF7141A" w:rsidTr="00B30D39">
        <w:trPr>
          <w:trHeight w:val="360"/>
        </w:trPr>
        <w:tc>
          <w:tcPr>
            <w:tcW w:w="805" w:type="dxa"/>
          </w:tcPr>
          <w:p w14:paraId="39D8359F" w14:textId="1262B655" w:rsidR="00A61B56" w:rsidRPr="00CF2517" w:rsidRDefault="002351B3" w:rsidP="00CF2517">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0B1A7C9F" w14:textId="13658CD3" w:rsidR="00A61B56" w:rsidRPr="00CF2517" w:rsidRDefault="00A61B56" w:rsidP="00CF2517">
            <w:pPr>
              <w:suppressAutoHyphens/>
              <w:spacing w:after="0" w:line="240" w:lineRule="auto"/>
              <w:rPr>
                <w:rFonts w:cstheme="minorHAnsi"/>
                <w:b/>
                <w:bCs/>
                <w:color w:val="000000" w:themeColor="text1"/>
              </w:rPr>
            </w:pPr>
            <w:r w:rsidRPr="00CF2517">
              <w:rPr>
                <w:rFonts w:cstheme="minorHAnsi"/>
                <w:b/>
                <w:bCs/>
                <w:color w:val="000000" w:themeColor="text1"/>
              </w:rPr>
              <w:t>tomcat-embed-core-9.0.30.jar</w:t>
            </w:r>
          </w:p>
          <w:p w14:paraId="33385428" w14:textId="77777777" w:rsidR="00A61B56" w:rsidRDefault="00A61B56" w:rsidP="00C46435">
            <w:pPr>
              <w:suppressAutoHyphens/>
              <w:spacing w:after="0" w:line="240" w:lineRule="auto"/>
              <w:rPr>
                <w:rFonts w:cstheme="minorHAnsi"/>
                <w:color w:val="000000" w:themeColor="text1"/>
              </w:rPr>
            </w:pPr>
          </w:p>
        </w:tc>
        <w:tc>
          <w:tcPr>
            <w:tcW w:w="1973" w:type="dxa"/>
          </w:tcPr>
          <w:p w14:paraId="143A4AF1" w14:textId="77777777" w:rsidR="00A61B56" w:rsidRDefault="00A61B56" w:rsidP="00C46435">
            <w:pPr>
              <w:suppressAutoHyphens/>
              <w:spacing w:after="0" w:line="240" w:lineRule="auto"/>
              <w:rPr>
                <w:rFonts w:cstheme="minorHAnsi"/>
                <w:color w:val="000000" w:themeColor="text1"/>
              </w:rPr>
            </w:pPr>
            <w:r>
              <w:rPr>
                <w:rFonts w:cstheme="minorHAnsi"/>
                <w:color w:val="000000" w:themeColor="text1"/>
              </w:rPr>
              <w:t xml:space="preserve">* </w:t>
            </w:r>
            <w:hyperlink r:id="rId117" w:tgtFrame="_blank" w:history="1">
              <w:r w:rsidRPr="008D181A">
                <w:rPr>
                  <w:rStyle w:val="Hyperlink"/>
                  <w:rFonts w:cstheme="minorHAnsi"/>
                  <w:b/>
                  <w:bCs/>
                </w:rPr>
                <w:t>CVE-2020-1938</w:t>
              </w:r>
            </w:hyperlink>
          </w:p>
          <w:p w14:paraId="46B0BCE4" w14:textId="77777777" w:rsidR="00A61B56" w:rsidRDefault="00A61B56" w:rsidP="00C46435">
            <w:pPr>
              <w:suppressAutoHyphens/>
              <w:spacing w:after="0" w:line="240" w:lineRule="auto"/>
              <w:rPr>
                <w:rFonts w:cstheme="minorHAnsi"/>
                <w:color w:val="000000" w:themeColor="text1"/>
              </w:rPr>
            </w:pPr>
            <w:hyperlink r:id="rId118" w:tgtFrame="_blank" w:history="1">
              <w:r w:rsidRPr="007D4D56">
                <w:rPr>
                  <w:rStyle w:val="Hyperlink"/>
                  <w:rFonts w:cstheme="minorHAnsi"/>
                  <w:b/>
                  <w:bCs/>
                </w:rPr>
                <w:t>CVE-2024-50379</w:t>
              </w:r>
            </w:hyperlink>
          </w:p>
          <w:p w14:paraId="134BC245" w14:textId="77777777" w:rsidR="00A61B56" w:rsidRDefault="00A61B56" w:rsidP="00C46435">
            <w:pPr>
              <w:suppressAutoHyphens/>
              <w:spacing w:after="0" w:line="240" w:lineRule="auto"/>
              <w:rPr>
                <w:rFonts w:cstheme="minorHAnsi"/>
                <w:color w:val="000000" w:themeColor="text1"/>
              </w:rPr>
            </w:pPr>
            <w:hyperlink r:id="rId119" w:tgtFrame="_blank" w:history="1">
              <w:r w:rsidRPr="007D4D56">
                <w:rPr>
                  <w:rStyle w:val="Hyperlink"/>
                  <w:rFonts w:cstheme="minorHAnsi"/>
                  <w:b/>
                  <w:bCs/>
                </w:rPr>
                <w:t>CVE-2024-52316</w:t>
              </w:r>
            </w:hyperlink>
          </w:p>
          <w:p w14:paraId="499BDF52" w14:textId="77777777" w:rsidR="00A61B56" w:rsidRDefault="00A61B56" w:rsidP="00C46435">
            <w:pPr>
              <w:suppressAutoHyphens/>
              <w:spacing w:after="0" w:line="240" w:lineRule="auto"/>
              <w:rPr>
                <w:rFonts w:cstheme="minorHAnsi"/>
                <w:color w:val="000000" w:themeColor="text1"/>
              </w:rPr>
            </w:pPr>
            <w:hyperlink r:id="rId120" w:tgtFrame="_blank" w:history="1">
              <w:r w:rsidRPr="007D4D56">
                <w:rPr>
                  <w:rStyle w:val="Hyperlink"/>
                  <w:rFonts w:cstheme="minorHAnsi"/>
                  <w:b/>
                  <w:bCs/>
                </w:rPr>
                <w:t>CVE-2024-56337</w:t>
              </w:r>
            </w:hyperlink>
          </w:p>
          <w:p w14:paraId="3B345A69" w14:textId="77777777" w:rsidR="00A61B56" w:rsidRDefault="00A61B56" w:rsidP="00C46435">
            <w:pPr>
              <w:suppressAutoHyphens/>
              <w:spacing w:after="0" w:line="240" w:lineRule="auto"/>
              <w:rPr>
                <w:rFonts w:cstheme="minorHAnsi"/>
                <w:color w:val="000000" w:themeColor="text1"/>
              </w:rPr>
            </w:pPr>
            <w:r>
              <w:rPr>
                <w:rFonts w:cstheme="minorHAnsi"/>
                <w:color w:val="000000" w:themeColor="text1"/>
              </w:rPr>
              <w:t xml:space="preserve">* </w:t>
            </w:r>
            <w:hyperlink r:id="rId121" w:tgtFrame="_blank" w:history="1">
              <w:r w:rsidRPr="007D4D56">
                <w:rPr>
                  <w:rStyle w:val="Hyperlink"/>
                  <w:rFonts w:cstheme="minorHAnsi"/>
                  <w:b/>
                  <w:bCs/>
                </w:rPr>
                <w:t>CVE-2025-24813</w:t>
              </w:r>
            </w:hyperlink>
          </w:p>
          <w:p w14:paraId="5FE5832E" w14:textId="77777777" w:rsidR="00A61B56" w:rsidRDefault="00A61B56" w:rsidP="00C46435">
            <w:pPr>
              <w:suppressAutoHyphens/>
              <w:spacing w:after="0" w:line="240" w:lineRule="auto"/>
              <w:rPr>
                <w:rFonts w:cstheme="minorHAnsi"/>
                <w:color w:val="000000" w:themeColor="text1"/>
              </w:rPr>
            </w:pPr>
            <w:hyperlink r:id="rId122" w:tgtFrame="_blank" w:history="1">
              <w:r w:rsidRPr="00A146AA">
                <w:rPr>
                  <w:rStyle w:val="Hyperlink"/>
                  <w:rFonts w:cstheme="minorHAnsi"/>
                  <w:b/>
                  <w:bCs/>
                </w:rPr>
                <w:t>CVE-2025-31651</w:t>
              </w:r>
            </w:hyperlink>
          </w:p>
          <w:p w14:paraId="1E1E39D8" w14:textId="77777777" w:rsidR="00A61B56" w:rsidRDefault="00A61B56" w:rsidP="00C46435">
            <w:pPr>
              <w:suppressAutoHyphens/>
              <w:spacing w:after="0" w:line="240" w:lineRule="auto"/>
              <w:rPr>
                <w:rFonts w:cstheme="minorHAnsi"/>
                <w:color w:val="000000" w:themeColor="text1"/>
              </w:rPr>
            </w:pPr>
            <w:hyperlink r:id="rId123" w:tgtFrame="_blank" w:history="1">
              <w:r w:rsidRPr="00A146AA">
                <w:rPr>
                  <w:rStyle w:val="Hyperlink"/>
                  <w:rFonts w:cstheme="minorHAnsi"/>
                  <w:b/>
                  <w:bCs/>
                </w:rPr>
                <w:t>CVE-2025-49124</w:t>
              </w:r>
            </w:hyperlink>
          </w:p>
          <w:p w14:paraId="7EB0EC63" w14:textId="77777777" w:rsidR="00A61B56" w:rsidRDefault="00A61B56" w:rsidP="00C46435">
            <w:pPr>
              <w:suppressAutoHyphens/>
              <w:spacing w:after="0" w:line="240" w:lineRule="auto"/>
              <w:rPr>
                <w:rFonts w:cstheme="minorHAnsi"/>
                <w:color w:val="000000" w:themeColor="text1"/>
              </w:rPr>
            </w:pPr>
            <w:hyperlink r:id="rId124" w:tgtFrame="_blank" w:history="1">
              <w:r w:rsidRPr="00A146AA">
                <w:rPr>
                  <w:rStyle w:val="Hyperlink"/>
                  <w:rFonts w:cstheme="minorHAnsi"/>
                  <w:b/>
                  <w:bCs/>
                </w:rPr>
                <w:t>CVE-2020-11996</w:t>
              </w:r>
            </w:hyperlink>
          </w:p>
          <w:p w14:paraId="7866E44B" w14:textId="77777777" w:rsidR="00A61B56" w:rsidRDefault="00A61B56" w:rsidP="00C46435">
            <w:pPr>
              <w:suppressAutoHyphens/>
              <w:spacing w:after="0" w:line="240" w:lineRule="auto"/>
              <w:rPr>
                <w:rFonts w:cstheme="minorHAnsi"/>
                <w:color w:val="000000" w:themeColor="text1"/>
              </w:rPr>
            </w:pPr>
            <w:hyperlink r:id="rId125" w:tgtFrame="_blank" w:history="1">
              <w:r w:rsidRPr="00A146AA">
                <w:rPr>
                  <w:rStyle w:val="Hyperlink"/>
                  <w:rFonts w:cstheme="minorHAnsi"/>
                  <w:b/>
                  <w:bCs/>
                </w:rPr>
                <w:t>CVE-2020-13934</w:t>
              </w:r>
            </w:hyperlink>
          </w:p>
          <w:p w14:paraId="1465771E" w14:textId="77777777" w:rsidR="00A61B56" w:rsidRDefault="00A61B56" w:rsidP="00C46435">
            <w:pPr>
              <w:suppressAutoHyphens/>
              <w:spacing w:after="0" w:line="240" w:lineRule="auto"/>
              <w:rPr>
                <w:rFonts w:cstheme="minorHAnsi"/>
                <w:color w:val="000000" w:themeColor="text1"/>
              </w:rPr>
            </w:pPr>
            <w:hyperlink r:id="rId126" w:tgtFrame="_blank" w:history="1">
              <w:r w:rsidRPr="00A146AA">
                <w:rPr>
                  <w:rStyle w:val="Hyperlink"/>
                  <w:rFonts w:cstheme="minorHAnsi"/>
                  <w:b/>
                  <w:bCs/>
                </w:rPr>
                <w:t>CVE-2020-13935</w:t>
              </w:r>
            </w:hyperlink>
          </w:p>
          <w:p w14:paraId="747D97E0" w14:textId="77777777" w:rsidR="00A61B56" w:rsidRDefault="00A61B56" w:rsidP="00C46435">
            <w:pPr>
              <w:suppressAutoHyphens/>
              <w:spacing w:after="0" w:line="240" w:lineRule="auto"/>
              <w:rPr>
                <w:rFonts w:cstheme="minorHAnsi"/>
                <w:color w:val="000000" w:themeColor="text1"/>
              </w:rPr>
            </w:pPr>
            <w:hyperlink r:id="rId127" w:tgtFrame="_blank" w:history="1">
              <w:r w:rsidRPr="00453EE3">
                <w:rPr>
                  <w:rStyle w:val="Hyperlink"/>
                  <w:rFonts w:cstheme="minorHAnsi"/>
                  <w:b/>
                  <w:bCs/>
                </w:rPr>
                <w:t>CVE-2020-17527</w:t>
              </w:r>
            </w:hyperlink>
          </w:p>
          <w:p w14:paraId="5C1B6155" w14:textId="77777777" w:rsidR="00A61B56" w:rsidRDefault="00A61B56" w:rsidP="00C46435">
            <w:pPr>
              <w:suppressAutoHyphens/>
              <w:spacing w:after="0" w:line="240" w:lineRule="auto"/>
              <w:rPr>
                <w:rFonts w:cstheme="minorHAnsi"/>
                <w:color w:val="000000" w:themeColor="text1"/>
              </w:rPr>
            </w:pPr>
            <w:hyperlink r:id="rId128" w:tgtFrame="_blank" w:history="1">
              <w:r w:rsidRPr="00453EE3">
                <w:rPr>
                  <w:rStyle w:val="Hyperlink"/>
                  <w:rFonts w:cstheme="minorHAnsi"/>
                  <w:b/>
                  <w:bCs/>
                </w:rPr>
                <w:t>CVE-2021-25122</w:t>
              </w:r>
            </w:hyperlink>
          </w:p>
          <w:p w14:paraId="7A711661" w14:textId="77777777" w:rsidR="00A61B56" w:rsidRDefault="00A61B56" w:rsidP="00C46435">
            <w:pPr>
              <w:suppressAutoHyphens/>
              <w:spacing w:after="0" w:line="240" w:lineRule="auto"/>
              <w:rPr>
                <w:rFonts w:cstheme="minorHAnsi"/>
                <w:color w:val="000000" w:themeColor="text1"/>
              </w:rPr>
            </w:pPr>
            <w:hyperlink r:id="rId129" w:tgtFrame="_blank" w:history="1">
              <w:r w:rsidRPr="00453EE3">
                <w:rPr>
                  <w:rStyle w:val="Hyperlink"/>
                  <w:rFonts w:cstheme="minorHAnsi"/>
                  <w:b/>
                  <w:bCs/>
                </w:rPr>
                <w:t>CVE-2021-41079</w:t>
              </w:r>
            </w:hyperlink>
          </w:p>
          <w:p w14:paraId="027B3E9A" w14:textId="77777777" w:rsidR="00A61B56" w:rsidRDefault="00A61B56" w:rsidP="00C46435">
            <w:pPr>
              <w:suppressAutoHyphens/>
              <w:spacing w:after="0" w:line="240" w:lineRule="auto"/>
              <w:rPr>
                <w:rFonts w:cstheme="minorHAnsi"/>
                <w:color w:val="000000" w:themeColor="text1"/>
              </w:rPr>
            </w:pPr>
            <w:hyperlink r:id="rId130" w:tgtFrame="_blank" w:history="1">
              <w:r w:rsidRPr="00453EE3">
                <w:rPr>
                  <w:rStyle w:val="Hyperlink"/>
                  <w:rFonts w:cstheme="minorHAnsi"/>
                  <w:b/>
                  <w:bCs/>
                </w:rPr>
                <w:t>CVE-2022-29885</w:t>
              </w:r>
            </w:hyperlink>
          </w:p>
          <w:p w14:paraId="28D5963B" w14:textId="77777777" w:rsidR="00A61B56" w:rsidRDefault="00A61B56" w:rsidP="00C46435">
            <w:pPr>
              <w:suppressAutoHyphens/>
              <w:spacing w:after="0" w:line="240" w:lineRule="auto"/>
              <w:rPr>
                <w:rFonts w:cstheme="minorHAnsi"/>
                <w:color w:val="000000" w:themeColor="text1"/>
              </w:rPr>
            </w:pPr>
            <w:hyperlink r:id="rId131" w:tgtFrame="_blank" w:history="1">
              <w:r w:rsidRPr="00453EE3">
                <w:rPr>
                  <w:rStyle w:val="Hyperlink"/>
                  <w:rFonts w:cstheme="minorHAnsi"/>
                  <w:b/>
                  <w:bCs/>
                </w:rPr>
                <w:t>CVE-2022-42252</w:t>
              </w:r>
            </w:hyperlink>
          </w:p>
          <w:p w14:paraId="58004C3A" w14:textId="77777777" w:rsidR="00A61B56" w:rsidRDefault="00A61B56" w:rsidP="00453EE3">
            <w:pPr>
              <w:suppressAutoHyphens/>
              <w:spacing w:after="0" w:line="240" w:lineRule="auto"/>
              <w:rPr>
                <w:rFonts w:cstheme="minorHAnsi"/>
                <w:color w:val="000000" w:themeColor="text1"/>
              </w:rPr>
            </w:pPr>
            <w:r>
              <w:rPr>
                <w:rFonts w:cstheme="minorHAnsi"/>
                <w:color w:val="000000" w:themeColor="text1"/>
              </w:rPr>
              <w:t xml:space="preserve">* </w:t>
            </w:r>
            <w:hyperlink r:id="rId132" w:tgtFrame="_blank" w:history="1">
              <w:r w:rsidRPr="00DF64BE">
                <w:rPr>
                  <w:rStyle w:val="Hyperlink"/>
                  <w:rFonts w:cstheme="minorHAnsi"/>
                  <w:b/>
                  <w:bCs/>
                </w:rPr>
                <w:t>CVE-2023-44487</w:t>
              </w:r>
            </w:hyperlink>
          </w:p>
          <w:p w14:paraId="24832C0A" w14:textId="77777777" w:rsidR="00A61B56" w:rsidRDefault="00A61B56" w:rsidP="00453EE3">
            <w:pPr>
              <w:suppressAutoHyphens/>
              <w:spacing w:after="0" w:line="240" w:lineRule="auto"/>
              <w:rPr>
                <w:rFonts w:cstheme="minorHAnsi"/>
                <w:color w:val="000000" w:themeColor="text1"/>
              </w:rPr>
            </w:pPr>
            <w:hyperlink r:id="rId133" w:tgtFrame="_blank" w:history="1">
              <w:r w:rsidRPr="00DF64BE">
                <w:rPr>
                  <w:rStyle w:val="Hyperlink"/>
                  <w:rFonts w:cstheme="minorHAnsi"/>
                  <w:b/>
                  <w:bCs/>
                </w:rPr>
                <w:t>CVE-2023-46589</w:t>
              </w:r>
            </w:hyperlink>
          </w:p>
          <w:p w14:paraId="6A1AE17B" w14:textId="77777777" w:rsidR="00A61B56" w:rsidRDefault="00A61B56" w:rsidP="00453EE3">
            <w:pPr>
              <w:suppressAutoHyphens/>
              <w:spacing w:after="0" w:line="240" w:lineRule="auto"/>
              <w:rPr>
                <w:rFonts w:cstheme="minorHAnsi"/>
                <w:color w:val="000000" w:themeColor="text1"/>
              </w:rPr>
            </w:pPr>
            <w:hyperlink r:id="rId134" w:tgtFrame="_blank" w:history="1">
              <w:r w:rsidRPr="00DF64BE">
                <w:rPr>
                  <w:rStyle w:val="Hyperlink"/>
                  <w:rFonts w:cstheme="minorHAnsi"/>
                  <w:b/>
                  <w:bCs/>
                </w:rPr>
                <w:t>CVE-2024-24549</w:t>
              </w:r>
            </w:hyperlink>
          </w:p>
          <w:p w14:paraId="739F58B3" w14:textId="77777777" w:rsidR="00A61B56" w:rsidRDefault="00A61B56" w:rsidP="00453EE3">
            <w:pPr>
              <w:suppressAutoHyphens/>
              <w:spacing w:after="0" w:line="240" w:lineRule="auto"/>
              <w:rPr>
                <w:rFonts w:cstheme="minorHAnsi"/>
                <w:color w:val="000000" w:themeColor="text1"/>
              </w:rPr>
            </w:pPr>
            <w:hyperlink r:id="rId135" w:tgtFrame="_blank" w:history="1">
              <w:r w:rsidRPr="00DF64BE">
                <w:rPr>
                  <w:rStyle w:val="Hyperlink"/>
                  <w:rFonts w:cstheme="minorHAnsi"/>
                  <w:b/>
                  <w:bCs/>
                </w:rPr>
                <w:t>CVE-2024-34750</w:t>
              </w:r>
            </w:hyperlink>
          </w:p>
          <w:p w14:paraId="53389D69" w14:textId="77777777" w:rsidR="00A61B56" w:rsidRDefault="00A61B56" w:rsidP="00453EE3">
            <w:pPr>
              <w:suppressAutoHyphens/>
              <w:spacing w:after="0" w:line="240" w:lineRule="auto"/>
              <w:rPr>
                <w:rFonts w:cstheme="minorHAnsi"/>
                <w:color w:val="000000" w:themeColor="text1"/>
              </w:rPr>
            </w:pPr>
            <w:hyperlink r:id="rId136" w:tgtFrame="_blank" w:history="1">
              <w:r w:rsidRPr="00C95DB4">
                <w:rPr>
                  <w:rStyle w:val="Hyperlink"/>
                  <w:rFonts w:cstheme="minorHAnsi"/>
                  <w:b/>
                  <w:bCs/>
                </w:rPr>
                <w:t>CVE-2024-38286</w:t>
              </w:r>
            </w:hyperlink>
          </w:p>
          <w:p w14:paraId="47C2AC31" w14:textId="77777777" w:rsidR="00A61B56" w:rsidRDefault="00A61B56" w:rsidP="00453EE3">
            <w:pPr>
              <w:suppressAutoHyphens/>
              <w:spacing w:after="0" w:line="240" w:lineRule="auto"/>
              <w:rPr>
                <w:rFonts w:cstheme="minorHAnsi"/>
                <w:color w:val="000000" w:themeColor="text1"/>
              </w:rPr>
            </w:pPr>
            <w:hyperlink r:id="rId137" w:tgtFrame="_blank" w:history="1">
              <w:r w:rsidRPr="00C95DB4">
                <w:rPr>
                  <w:rStyle w:val="Hyperlink"/>
                  <w:rFonts w:cstheme="minorHAnsi"/>
                  <w:b/>
                  <w:bCs/>
                </w:rPr>
                <w:t>CVE-2025-48988</w:t>
              </w:r>
            </w:hyperlink>
          </w:p>
          <w:p w14:paraId="1C27552F" w14:textId="77777777" w:rsidR="00A61B56" w:rsidRDefault="00A61B56" w:rsidP="00453EE3">
            <w:pPr>
              <w:suppressAutoHyphens/>
              <w:spacing w:after="0" w:line="240" w:lineRule="auto"/>
              <w:rPr>
                <w:rFonts w:cstheme="minorHAnsi"/>
                <w:color w:val="000000" w:themeColor="text1"/>
              </w:rPr>
            </w:pPr>
            <w:hyperlink r:id="rId138" w:tgtFrame="_blank" w:history="1">
              <w:r w:rsidRPr="00C95DB4">
                <w:rPr>
                  <w:rStyle w:val="Hyperlink"/>
                  <w:rFonts w:cstheme="minorHAnsi"/>
                  <w:b/>
                  <w:bCs/>
                </w:rPr>
                <w:t>CVE-2025-48989</w:t>
              </w:r>
            </w:hyperlink>
          </w:p>
          <w:p w14:paraId="50EDB47D" w14:textId="77777777" w:rsidR="00A61B56" w:rsidRDefault="00A61B56" w:rsidP="00453EE3">
            <w:pPr>
              <w:suppressAutoHyphens/>
              <w:spacing w:after="0" w:line="240" w:lineRule="auto"/>
              <w:rPr>
                <w:rFonts w:cstheme="minorHAnsi"/>
                <w:color w:val="000000" w:themeColor="text1"/>
              </w:rPr>
            </w:pPr>
            <w:hyperlink r:id="rId139" w:tgtFrame="_blank" w:history="1">
              <w:r w:rsidRPr="00C95DB4">
                <w:rPr>
                  <w:rStyle w:val="Hyperlink"/>
                  <w:rFonts w:cstheme="minorHAnsi"/>
                  <w:b/>
                  <w:bCs/>
                </w:rPr>
                <w:t>CVE-2025-49125</w:t>
              </w:r>
            </w:hyperlink>
          </w:p>
          <w:p w14:paraId="4A5D47C0" w14:textId="77777777" w:rsidR="00A61B56" w:rsidRDefault="00A61B56" w:rsidP="00453EE3">
            <w:pPr>
              <w:suppressAutoHyphens/>
              <w:spacing w:after="0" w:line="240" w:lineRule="auto"/>
              <w:rPr>
                <w:rFonts w:cstheme="minorHAnsi"/>
                <w:color w:val="000000" w:themeColor="text1"/>
              </w:rPr>
            </w:pPr>
            <w:hyperlink r:id="rId140" w:tgtFrame="_blank" w:history="1">
              <w:r w:rsidRPr="00C95DB4">
                <w:rPr>
                  <w:rStyle w:val="Hyperlink"/>
                  <w:rFonts w:cstheme="minorHAnsi"/>
                  <w:b/>
                  <w:bCs/>
                </w:rPr>
                <w:t>CVE-2025-52434</w:t>
              </w:r>
            </w:hyperlink>
          </w:p>
          <w:p w14:paraId="5BA77470" w14:textId="77777777" w:rsidR="00A61B56" w:rsidRDefault="00A61B56" w:rsidP="00453EE3">
            <w:pPr>
              <w:suppressAutoHyphens/>
              <w:spacing w:after="0" w:line="240" w:lineRule="auto"/>
              <w:rPr>
                <w:rFonts w:cstheme="minorHAnsi"/>
                <w:color w:val="000000" w:themeColor="text1"/>
              </w:rPr>
            </w:pPr>
            <w:hyperlink r:id="rId141" w:tgtFrame="_blank" w:history="1">
              <w:r w:rsidRPr="003629DA">
                <w:rPr>
                  <w:rStyle w:val="Hyperlink"/>
                  <w:rFonts w:cstheme="minorHAnsi"/>
                  <w:b/>
                  <w:bCs/>
                </w:rPr>
                <w:t>CVE-2025-52520</w:t>
              </w:r>
            </w:hyperlink>
          </w:p>
          <w:p w14:paraId="619E93F9" w14:textId="77777777" w:rsidR="00A61B56" w:rsidRDefault="00A61B56" w:rsidP="00453EE3">
            <w:pPr>
              <w:suppressAutoHyphens/>
              <w:spacing w:after="0" w:line="240" w:lineRule="auto"/>
              <w:rPr>
                <w:rFonts w:cstheme="minorHAnsi"/>
                <w:color w:val="000000" w:themeColor="text1"/>
              </w:rPr>
            </w:pPr>
            <w:hyperlink r:id="rId142" w:tgtFrame="_blank" w:history="1">
              <w:r w:rsidRPr="003629DA">
                <w:rPr>
                  <w:rStyle w:val="Hyperlink"/>
                  <w:rFonts w:cstheme="minorHAnsi"/>
                  <w:b/>
                  <w:bCs/>
                </w:rPr>
                <w:t>CVE-2025-53506</w:t>
              </w:r>
            </w:hyperlink>
          </w:p>
          <w:p w14:paraId="5AEB54CE" w14:textId="77777777" w:rsidR="00A61B56" w:rsidRDefault="00A61B56" w:rsidP="00453EE3">
            <w:pPr>
              <w:suppressAutoHyphens/>
              <w:spacing w:after="0" w:line="240" w:lineRule="auto"/>
              <w:rPr>
                <w:rFonts w:cstheme="minorHAnsi"/>
                <w:color w:val="000000" w:themeColor="text1"/>
              </w:rPr>
            </w:pPr>
            <w:hyperlink r:id="rId143" w:tgtFrame="_blank" w:history="1">
              <w:r w:rsidRPr="003629DA">
                <w:rPr>
                  <w:rStyle w:val="Hyperlink"/>
                  <w:rFonts w:cstheme="minorHAnsi"/>
                  <w:b/>
                  <w:bCs/>
                </w:rPr>
                <w:t>CVE-2025-46701</w:t>
              </w:r>
            </w:hyperlink>
          </w:p>
          <w:p w14:paraId="1455CA54" w14:textId="77777777" w:rsidR="00A61B56" w:rsidRDefault="00A61B56" w:rsidP="00453EE3">
            <w:pPr>
              <w:suppressAutoHyphens/>
              <w:spacing w:after="0" w:line="240" w:lineRule="auto"/>
              <w:rPr>
                <w:rFonts w:cstheme="minorHAnsi"/>
                <w:color w:val="000000" w:themeColor="text1"/>
              </w:rPr>
            </w:pPr>
            <w:hyperlink r:id="rId144" w:tgtFrame="_blank" w:history="1">
              <w:r w:rsidRPr="003629DA">
                <w:rPr>
                  <w:rStyle w:val="Hyperlink"/>
                  <w:rFonts w:cstheme="minorHAnsi"/>
                  <w:b/>
                  <w:bCs/>
                </w:rPr>
                <w:t>CVE-2020-9484</w:t>
              </w:r>
            </w:hyperlink>
          </w:p>
          <w:p w14:paraId="1D26F0FF" w14:textId="77777777" w:rsidR="00A61B56" w:rsidRDefault="00A61B56" w:rsidP="00453EE3">
            <w:pPr>
              <w:suppressAutoHyphens/>
              <w:spacing w:after="0" w:line="240" w:lineRule="auto"/>
              <w:rPr>
                <w:rFonts w:cstheme="minorHAnsi"/>
                <w:color w:val="000000" w:themeColor="text1"/>
              </w:rPr>
            </w:pPr>
            <w:hyperlink r:id="rId145" w:tgtFrame="_blank" w:history="1">
              <w:r w:rsidRPr="005A617E">
                <w:rPr>
                  <w:rStyle w:val="Hyperlink"/>
                  <w:rFonts w:cstheme="minorHAnsi"/>
                  <w:b/>
                  <w:bCs/>
                </w:rPr>
                <w:t>CVE-2021-25329</w:t>
              </w:r>
            </w:hyperlink>
          </w:p>
          <w:p w14:paraId="22B0BFF8" w14:textId="77777777" w:rsidR="00A61B56" w:rsidRDefault="00A61B56" w:rsidP="00453EE3">
            <w:pPr>
              <w:suppressAutoHyphens/>
              <w:spacing w:after="0" w:line="240" w:lineRule="auto"/>
              <w:rPr>
                <w:rFonts w:cstheme="minorHAnsi"/>
                <w:color w:val="000000" w:themeColor="text1"/>
              </w:rPr>
            </w:pPr>
            <w:hyperlink r:id="rId146" w:tgtFrame="_blank" w:history="1">
              <w:r w:rsidRPr="005A617E">
                <w:rPr>
                  <w:rStyle w:val="Hyperlink"/>
                  <w:rFonts w:cstheme="minorHAnsi"/>
                  <w:b/>
                  <w:bCs/>
                </w:rPr>
                <w:t>CVE-2021-30640</w:t>
              </w:r>
            </w:hyperlink>
          </w:p>
          <w:p w14:paraId="3D410A0A" w14:textId="77777777" w:rsidR="00A61B56" w:rsidRDefault="00A61B56" w:rsidP="00453EE3">
            <w:pPr>
              <w:suppressAutoHyphens/>
              <w:spacing w:after="0" w:line="240" w:lineRule="auto"/>
              <w:rPr>
                <w:rFonts w:cstheme="minorHAnsi"/>
                <w:color w:val="000000" w:themeColor="text1"/>
              </w:rPr>
            </w:pPr>
            <w:hyperlink r:id="rId147" w:tgtFrame="_blank" w:history="1">
              <w:r w:rsidRPr="005A617E">
                <w:rPr>
                  <w:rStyle w:val="Hyperlink"/>
                  <w:rFonts w:cstheme="minorHAnsi"/>
                  <w:b/>
                  <w:bCs/>
                </w:rPr>
                <w:t>CVE-2025-55668</w:t>
              </w:r>
            </w:hyperlink>
          </w:p>
          <w:p w14:paraId="2570C0D2" w14:textId="77777777" w:rsidR="00A61B56" w:rsidRDefault="00A61B56" w:rsidP="00453EE3">
            <w:pPr>
              <w:suppressAutoHyphens/>
              <w:spacing w:after="0" w:line="240" w:lineRule="auto"/>
              <w:rPr>
                <w:rFonts w:cstheme="minorHAnsi"/>
                <w:color w:val="000000" w:themeColor="text1"/>
              </w:rPr>
            </w:pPr>
            <w:hyperlink r:id="rId148" w:tgtFrame="_blank" w:history="1">
              <w:r w:rsidRPr="005A617E">
                <w:rPr>
                  <w:rStyle w:val="Hyperlink"/>
                  <w:rFonts w:cstheme="minorHAnsi"/>
                  <w:b/>
                  <w:bCs/>
                </w:rPr>
                <w:t>CVE-2024-23672</w:t>
              </w:r>
            </w:hyperlink>
          </w:p>
          <w:p w14:paraId="54A2B90A" w14:textId="77777777" w:rsidR="00A61B56" w:rsidRDefault="00A61B56" w:rsidP="00453EE3">
            <w:pPr>
              <w:suppressAutoHyphens/>
              <w:spacing w:after="0" w:line="240" w:lineRule="auto"/>
              <w:rPr>
                <w:rFonts w:cstheme="minorHAnsi"/>
                <w:color w:val="000000" w:themeColor="text1"/>
              </w:rPr>
            </w:pPr>
            <w:hyperlink r:id="rId149" w:tgtFrame="_blank" w:history="1">
              <w:r w:rsidRPr="005A617E">
                <w:rPr>
                  <w:rStyle w:val="Hyperlink"/>
                  <w:rFonts w:cstheme="minorHAnsi"/>
                  <w:b/>
                  <w:bCs/>
                </w:rPr>
                <w:t>CVE-2022-34305</w:t>
              </w:r>
            </w:hyperlink>
          </w:p>
          <w:p w14:paraId="027757C1" w14:textId="77777777" w:rsidR="00A61B56" w:rsidRDefault="00A61B56" w:rsidP="00453EE3">
            <w:pPr>
              <w:suppressAutoHyphens/>
              <w:spacing w:after="0" w:line="240" w:lineRule="auto"/>
              <w:rPr>
                <w:rFonts w:cstheme="minorHAnsi"/>
                <w:color w:val="000000" w:themeColor="text1"/>
              </w:rPr>
            </w:pPr>
            <w:hyperlink r:id="rId150" w:tgtFrame="_blank" w:history="1">
              <w:r w:rsidRPr="00CE0873">
                <w:rPr>
                  <w:rStyle w:val="Hyperlink"/>
                  <w:rFonts w:cstheme="minorHAnsi"/>
                  <w:b/>
                  <w:bCs/>
                </w:rPr>
                <w:t>CVE-2023-41080</w:t>
              </w:r>
            </w:hyperlink>
          </w:p>
          <w:p w14:paraId="3F7DEF41" w14:textId="77777777" w:rsidR="00A61B56" w:rsidRDefault="00A61B56" w:rsidP="00453EE3">
            <w:pPr>
              <w:suppressAutoHyphens/>
              <w:spacing w:after="0" w:line="240" w:lineRule="auto"/>
              <w:rPr>
                <w:rFonts w:cstheme="minorHAnsi"/>
                <w:color w:val="000000" w:themeColor="text1"/>
              </w:rPr>
            </w:pPr>
            <w:hyperlink r:id="rId151" w:tgtFrame="_blank" w:history="1">
              <w:r w:rsidRPr="00CE0873">
                <w:rPr>
                  <w:rStyle w:val="Hyperlink"/>
                  <w:rFonts w:cstheme="minorHAnsi"/>
                  <w:b/>
                  <w:bCs/>
                </w:rPr>
                <w:t>CVE-2021-24122</w:t>
              </w:r>
            </w:hyperlink>
          </w:p>
          <w:p w14:paraId="47C97D65" w14:textId="77777777" w:rsidR="00A61B56" w:rsidRDefault="00A61B56" w:rsidP="00453EE3">
            <w:pPr>
              <w:suppressAutoHyphens/>
              <w:spacing w:after="0" w:line="240" w:lineRule="auto"/>
              <w:rPr>
                <w:rFonts w:cstheme="minorHAnsi"/>
                <w:color w:val="000000" w:themeColor="text1"/>
              </w:rPr>
            </w:pPr>
            <w:hyperlink r:id="rId152" w:tgtFrame="_blank" w:history="1">
              <w:r w:rsidRPr="00E948C5">
                <w:rPr>
                  <w:rStyle w:val="Hyperlink"/>
                  <w:rFonts w:cstheme="minorHAnsi"/>
                  <w:b/>
                  <w:bCs/>
                </w:rPr>
                <w:t>CVE-2021-33037</w:t>
              </w:r>
            </w:hyperlink>
          </w:p>
          <w:p w14:paraId="4034CBA0" w14:textId="77777777" w:rsidR="00A61B56" w:rsidRDefault="00A61B56" w:rsidP="00453EE3">
            <w:pPr>
              <w:suppressAutoHyphens/>
              <w:spacing w:after="0" w:line="240" w:lineRule="auto"/>
              <w:rPr>
                <w:rFonts w:cstheme="minorHAnsi"/>
                <w:color w:val="000000" w:themeColor="text1"/>
              </w:rPr>
            </w:pPr>
            <w:hyperlink r:id="rId153" w:tgtFrame="_blank" w:history="1">
              <w:r w:rsidRPr="00E948C5">
                <w:rPr>
                  <w:rStyle w:val="Hyperlink"/>
                  <w:rFonts w:cstheme="minorHAnsi"/>
                  <w:b/>
                  <w:bCs/>
                </w:rPr>
                <w:t>CVE-2023-42795</w:t>
              </w:r>
            </w:hyperlink>
          </w:p>
          <w:p w14:paraId="55D07B57" w14:textId="77777777" w:rsidR="00A61B56" w:rsidRDefault="00A61B56" w:rsidP="00E948C5">
            <w:pPr>
              <w:suppressAutoHyphens/>
              <w:spacing w:after="0" w:line="240" w:lineRule="auto"/>
              <w:rPr>
                <w:rFonts w:cstheme="minorHAnsi"/>
                <w:color w:val="000000" w:themeColor="text1"/>
              </w:rPr>
            </w:pPr>
            <w:hyperlink r:id="rId154" w:tgtFrame="_blank" w:history="1">
              <w:r w:rsidRPr="00E948C5">
                <w:rPr>
                  <w:rStyle w:val="Hyperlink"/>
                  <w:rFonts w:cstheme="minorHAnsi"/>
                  <w:b/>
                  <w:bCs/>
                </w:rPr>
                <w:t>CVE-2023-45648</w:t>
              </w:r>
            </w:hyperlink>
          </w:p>
          <w:p w14:paraId="020BE085" w14:textId="77777777" w:rsidR="00A61B56" w:rsidRDefault="00A61B56" w:rsidP="00E948C5">
            <w:pPr>
              <w:suppressAutoHyphens/>
              <w:spacing w:after="0" w:line="240" w:lineRule="auto"/>
              <w:rPr>
                <w:rFonts w:cstheme="minorHAnsi"/>
                <w:color w:val="000000" w:themeColor="text1"/>
              </w:rPr>
            </w:pPr>
            <w:hyperlink r:id="rId155" w:tgtFrame="_blank" w:history="1">
              <w:r w:rsidRPr="009075F4">
                <w:rPr>
                  <w:rStyle w:val="Hyperlink"/>
                  <w:rFonts w:cstheme="minorHAnsi"/>
                  <w:b/>
                  <w:bCs/>
                </w:rPr>
                <w:t>CVE-2024-21733</w:t>
              </w:r>
            </w:hyperlink>
          </w:p>
          <w:p w14:paraId="3301B5B2" w14:textId="77777777" w:rsidR="00A61B56" w:rsidRDefault="00A61B56" w:rsidP="00E948C5">
            <w:pPr>
              <w:suppressAutoHyphens/>
              <w:spacing w:after="0" w:line="240" w:lineRule="auto"/>
              <w:rPr>
                <w:rFonts w:cstheme="minorHAnsi"/>
                <w:color w:val="000000" w:themeColor="text1"/>
              </w:rPr>
            </w:pPr>
            <w:hyperlink r:id="rId156" w:tgtFrame="_blank" w:history="1">
              <w:r w:rsidRPr="009075F4">
                <w:rPr>
                  <w:rStyle w:val="Hyperlink"/>
                  <w:rFonts w:cstheme="minorHAnsi"/>
                  <w:b/>
                  <w:bCs/>
                </w:rPr>
                <w:t>CVE-2024-54677</w:t>
              </w:r>
            </w:hyperlink>
          </w:p>
          <w:p w14:paraId="2DF96CD3" w14:textId="3FA04761" w:rsidR="00A61B56" w:rsidRDefault="00A61B56" w:rsidP="00E948C5">
            <w:pPr>
              <w:suppressAutoHyphens/>
              <w:spacing w:after="0" w:line="240" w:lineRule="auto"/>
              <w:rPr>
                <w:rFonts w:cstheme="minorHAnsi"/>
                <w:color w:val="000000" w:themeColor="text1"/>
              </w:rPr>
            </w:pPr>
            <w:hyperlink r:id="rId157" w:tgtFrame="_blank" w:history="1">
              <w:r w:rsidRPr="009075F4">
                <w:rPr>
                  <w:rStyle w:val="Hyperlink"/>
                  <w:rFonts w:cstheme="minorHAnsi"/>
                  <w:b/>
                  <w:bCs/>
                </w:rPr>
                <w:t>CVE-2019-17569</w:t>
              </w:r>
            </w:hyperlink>
          </w:p>
          <w:p w14:paraId="2200944F" w14:textId="6269F130" w:rsidR="00A61B56" w:rsidRDefault="00A61B56" w:rsidP="00E948C5">
            <w:pPr>
              <w:suppressAutoHyphens/>
              <w:spacing w:after="0" w:line="240" w:lineRule="auto"/>
              <w:rPr>
                <w:rFonts w:cstheme="minorHAnsi"/>
                <w:color w:val="000000" w:themeColor="text1"/>
              </w:rPr>
            </w:pPr>
            <w:hyperlink r:id="rId158" w:tgtFrame="_blank" w:history="1">
              <w:r w:rsidRPr="009075F4">
                <w:rPr>
                  <w:rStyle w:val="Hyperlink"/>
                  <w:rFonts w:cstheme="minorHAnsi"/>
                  <w:b/>
                  <w:bCs/>
                </w:rPr>
                <w:t>CVE-2020-1935</w:t>
              </w:r>
            </w:hyperlink>
          </w:p>
          <w:p w14:paraId="5241C96E" w14:textId="46646E2C" w:rsidR="00A61B56" w:rsidRDefault="00A61B56" w:rsidP="00E948C5">
            <w:pPr>
              <w:suppressAutoHyphens/>
              <w:spacing w:after="0" w:line="240" w:lineRule="auto"/>
              <w:rPr>
                <w:rFonts w:cstheme="minorHAnsi"/>
                <w:color w:val="000000" w:themeColor="text1"/>
              </w:rPr>
            </w:pPr>
            <w:hyperlink r:id="rId159" w:tgtFrame="_blank" w:history="1">
              <w:r w:rsidRPr="00CD516D">
                <w:rPr>
                  <w:rStyle w:val="Hyperlink"/>
                  <w:rFonts w:cstheme="minorHAnsi"/>
                  <w:b/>
                  <w:bCs/>
                </w:rPr>
                <w:t>CVE-2020-13943</w:t>
              </w:r>
            </w:hyperlink>
          </w:p>
          <w:p w14:paraId="0F00E0B0" w14:textId="5EF46017" w:rsidR="00A61B56" w:rsidRDefault="00A61B56" w:rsidP="00E948C5">
            <w:pPr>
              <w:suppressAutoHyphens/>
              <w:spacing w:after="0" w:line="240" w:lineRule="auto"/>
              <w:rPr>
                <w:rFonts w:cstheme="minorHAnsi"/>
                <w:color w:val="000000" w:themeColor="text1"/>
              </w:rPr>
            </w:pPr>
            <w:hyperlink r:id="rId160" w:tgtFrame="_blank" w:history="1">
              <w:r w:rsidRPr="00CD516D">
                <w:rPr>
                  <w:rStyle w:val="Hyperlink"/>
                  <w:rFonts w:cstheme="minorHAnsi"/>
                  <w:b/>
                  <w:bCs/>
                </w:rPr>
                <w:t>CVE-2023-28708</w:t>
              </w:r>
            </w:hyperlink>
          </w:p>
          <w:p w14:paraId="13014658" w14:textId="3D2D437F" w:rsidR="00A61B56" w:rsidRPr="00453EE3" w:rsidRDefault="00A61B56" w:rsidP="00E948C5">
            <w:pPr>
              <w:suppressAutoHyphens/>
              <w:spacing w:after="0" w:line="240" w:lineRule="auto"/>
              <w:rPr>
                <w:rFonts w:cstheme="minorHAnsi"/>
                <w:color w:val="000000" w:themeColor="text1"/>
              </w:rPr>
            </w:pPr>
            <w:hyperlink r:id="rId161" w:tgtFrame="_blank" w:history="1">
              <w:r w:rsidRPr="00CD516D">
                <w:rPr>
                  <w:rStyle w:val="Hyperlink"/>
                  <w:rFonts w:cstheme="minorHAnsi"/>
                  <w:b/>
                  <w:bCs/>
                </w:rPr>
                <w:t>CVE-2021-43980</w:t>
              </w:r>
            </w:hyperlink>
          </w:p>
        </w:tc>
        <w:tc>
          <w:tcPr>
            <w:tcW w:w="2340" w:type="dxa"/>
          </w:tcPr>
          <w:p w14:paraId="7F3FE657" w14:textId="77777777" w:rsidR="0017664E" w:rsidRDefault="00163879" w:rsidP="00C46435">
            <w:pPr>
              <w:suppressAutoHyphens/>
              <w:spacing w:after="0" w:line="240" w:lineRule="auto"/>
              <w:rPr>
                <w:rFonts w:cstheme="minorHAnsi"/>
                <w:color w:val="000000" w:themeColor="text1"/>
              </w:rPr>
            </w:pPr>
            <w:r>
              <w:rPr>
                <w:rFonts w:cstheme="minorHAnsi"/>
                <w:color w:val="000000" w:themeColor="text1"/>
              </w:rPr>
              <w:lastRenderedPageBreak/>
              <w:t xml:space="preserve">Improper trust level of certain connections, </w:t>
            </w:r>
            <w:r w:rsidR="007409B4">
              <w:rPr>
                <w:rFonts w:cstheme="minorHAnsi"/>
                <w:color w:val="000000" w:themeColor="text1"/>
              </w:rPr>
              <w:t xml:space="preserve">RCE vulnerability (injection), </w:t>
            </w:r>
            <w:r w:rsidR="00B64D30">
              <w:rPr>
                <w:rFonts w:cstheme="minorHAnsi"/>
                <w:color w:val="000000" w:themeColor="text1"/>
              </w:rPr>
              <w:t>authentication bypass vuln,</w:t>
            </w:r>
            <w:r w:rsidR="00C974E2">
              <w:rPr>
                <w:rFonts w:cstheme="minorHAnsi"/>
                <w:color w:val="000000" w:themeColor="text1"/>
              </w:rPr>
              <w:t>, vuln to partial PUT request causing information exposure or injection,</w:t>
            </w:r>
            <w:r w:rsidR="00B64D30">
              <w:rPr>
                <w:rFonts w:cstheme="minorHAnsi"/>
                <w:color w:val="000000" w:themeColor="text1"/>
              </w:rPr>
              <w:t xml:space="preserve"> </w:t>
            </w:r>
            <w:r w:rsidR="00666994">
              <w:rPr>
                <w:rFonts w:cstheme="minorHAnsi"/>
                <w:color w:val="000000" w:themeColor="text1"/>
              </w:rPr>
              <w:t>DoS attack vuln</w:t>
            </w:r>
            <w:r w:rsidR="00FE1D56">
              <w:rPr>
                <w:rFonts w:cstheme="minorHAnsi"/>
                <w:color w:val="000000" w:themeColor="text1"/>
              </w:rPr>
              <w:t xml:space="preserve"> from unmanaged/unrestricted resources</w:t>
            </w:r>
            <w:r w:rsidR="00666994">
              <w:rPr>
                <w:rFonts w:cstheme="minorHAnsi"/>
                <w:color w:val="000000" w:themeColor="text1"/>
              </w:rPr>
              <w:t xml:space="preserve">, </w:t>
            </w:r>
            <w:r w:rsidR="00D06C6D">
              <w:rPr>
                <w:rFonts w:cstheme="minorHAnsi"/>
                <w:color w:val="000000" w:themeColor="text1"/>
              </w:rPr>
              <w:t xml:space="preserve">unauthorized </w:t>
            </w:r>
            <w:r w:rsidR="00B31D94">
              <w:rPr>
                <w:rFonts w:cstheme="minorHAnsi"/>
                <w:color w:val="000000" w:themeColor="text1"/>
              </w:rPr>
              <w:t xml:space="preserve">information exposure, improper input validation, </w:t>
            </w:r>
            <w:r w:rsidR="00F7221A">
              <w:rPr>
                <w:rFonts w:cstheme="minorHAnsi"/>
                <w:color w:val="000000" w:themeColor="text1"/>
              </w:rPr>
              <w:t xml:space="preserve">loop without exit (DoS potential), </w:t>
            </w:r>
            <w:r w:rsidR="006C0A2E">
              <w:rPr>
                <w:rFonts w:cstheme="minorHAnsi"/>
                <w:color w:val="000000" w:themeColor="text1"/>
              </w:rPr>
              <w:t xml:space="preserve">request smuggling with reverse proxy, </w:t>
            </w:r>
            <w:r w:rsidR="00221B69">
              <w:rPr>
                <w:rFonts w:cstheme="minorHAnsi"/>
                <w:color w:val="000000" w:themeColor="text1"/>
              </w:rPr>
              <w:t>improper error handling</w:t>
            </w:r>
            <w:r w:rsidR="006A5BF2">
              <w:rPr>
                <w:rFonts w:cstheme="minorHAnsi"/>
                <w:color w:val="000000" w:themeColor="text1"/>
              </w:rPr>
              <w:t xml:space="preserve">, file tree exposure via </w:t>
            </w:r>
            <w:r w:rsidR="006A5BF2">
              <w:rPr>
                <w:rFonts w:cstheme="minorHAnsi"/>
                <w:color w:val="000000" w:themeColor="text1"/>
              </w:rPr>
              <w:lastRenderedPageBreak/>
              <w:t xml:space="preserve">deserialization, </w:t>
            </w:r>
            <w:r w:rsidR="002C0C26">
              <w:rPr>
                <w:rFonts w:cstheme="minorHAnsi"/>
                <w:color w:val="000000" w:themeColor="text1"/>
              </w:rPr>
              <w:t>authorization bypass</w:t>
            </w:r>
            <w:r w:rsidR="00304DE7">
              <w:rPr>
                <w:rFonts w:cstheme="minorHAnsi"/>
                <w:color w:val="000000" w:themeColor="text1"/>
              </w:rPr>
              <w:t xml:space="preserve">, untrusted URL redirect, </w:t>
            </w:r>
          </w:p>
          <w:p w14:paraId="32F46035" w14:textId="2D71BBD7" w:rsidR="00A61B56" w:rsidRDefault="000F3954" w:rsidP="00C46435">
            <w:pPr>
              <w:suppressAutoHyphens/>
              <w:spacing w:after="0" w:line="240" w:lineRule="auto"/>
              <w:rPr>
                <w:rFonts w:cstheme="minorHAnsi"/>
                <w:color w:val="000000" w:themeColor="text1"/>
              </w:rPr>
            </w:pPr>
            <w:r>
              <w:rPr>
                <w:rFonts w:cstheme="minorHAnsi"/>
                <w:color w:val="000000" w:themeColor="text1"/>
              </w:rPr>
              <w:t>Improper trust levels for certain connections, authentication bypass potential</w:t>
            </w:r>
            <w:r w:rsidR="004A1FB6">
              <w:rPr>
                <w:rFonts w:cstheme="minorHAnsi"/>
                <w:color w:val="000000" w:themeColor="text1"/>
              </w:rPr>
              <w:t>s</w:t>
            </w:r>
            <w:r>
              <w:rPr>
                <w:rFonts w:cstheme="minorHAnsi"/>
                <w:color w:val="000000" w:themeColor="text1"/>
              </w:rPr>
              <w:t xml:space="preserve">, </w:t>
            </w:r>
            <w:r w:rsidR="00FE0E05">
              <w:rPr>
                <w:rFonts w:cstheme="minorHAnsi"/>
                <w:color w:val="000000" w:themeColor="text1"/>
              </w:rPr>
              <w:t xml:space="preserve">remote code execution vuln, </w:t>
            </w:r>
            <w:r w:rsidR="005D5FE7">
              <w:rPr>
                <w:rFonts w:cstheme="minorHAnsi"/>
                <w:color w:val="000000" w:themeColor="text1"/>
              </w:rPr>
              <w:t>permissions bypass vuln, DoS vuln from unrestricted</w:t>
            </w:r>
            <w:r w:rsidR="001728F1">
              <w:rPr>
                <w:rFonts w:cstheme="minorHAnsi"/>
                <w:color w:val="000000" w:themeColor="text1"/>
              </w:rPr>
              <w:t xml:space="preserve"> and mismanaged</w:t>
            </w:r>
            <w:r w:rsidR="005D5FE7">
              <w:rPr>
                <w:rFonts w:cstheme="minorHAnsi"/>
                <w:color w:val="000000" w:themeColor="text1"/>
              </w:rPr>
              <w:t xml:space="preserve"> resource allocation, </w:t>
            </w:r>
            <w:r w:rsidR="001728F1">
              <w:rPr>
                <w:rFonts w:cstheme="minorHAnsi"/>
                <w:color w:val="000000" w:themeColor="text1"/>
              </w:rPr>
              <w:t xml:space="preserve">information leaks to unauthorized actor </w:t>
            </w:r>
            <w:r w:rsidR="00B41EF8">
              <w:rPr>
                <w:rFonts w:cstheme="minorHAnsi"/>
                <w:color w:val="000000" w:themeColor="text1"/>
              </w:rPr>
              <w:t xml:space="preserve">via </w:t>
            </w:r>
            <w:proofErr w:type="gramStart"/>
            <w:r w:rsidR="00B41EF8">
              <w:rPr>
                <w:rFonts w:cstheme="minorHAnsi"/>
                <w:color w:val="000000" w:themeColor="text1"/>
              </w:rPr>
              <w:t>request header</w:t>
            </w:r>
            <w:proofErr w:type="gramEnd"/>
            <w:r w:rsidR="00B41EF8">
              <w:rPr>
                <w:rFonts w:cstheme="minorHAnsi"/>
                <w:color w:val="000000" w:themeColor="text1"/>
              </w:rPr>
              <w:t xml:space="preserve"> reuse, rapid reset attack vuln cause DoS, input</w:t>
            </w:r>
            <w:r w:rsidR="004A1FB6">
              <w:rPr>
                <w:rFonts w:cstheme="minorHAnsi"/>
                <w:color w:val="000000" w:themeColor="text1"/>
              </w:rPr>
              <w:t xml:space="preserve"> validation vuln, </w:t>
            </w:r>
          </w:p>
        </w:tc>
        <w:tc>
          <w:tcPr>
            <w:tcW w:w="2335" w:type="dxa"/>
          </w:tcPr>
          <w:p w14:paraId="5ACAE6BC" w14:textId="272771EE" w:rsidR="00A61B56" w:rsidRDefault="004A1FB6" w:rsidP="00C46435">
            <w:pPr>
              <w:suppressAutoHyphens/>
              <w:spacing w:after="0" w:line="240" w:lineRule="auto"/>
              <w:rPr>
                <w:rFonts w:cstheme="minorHAnsi"/>
                <w:color w:val="000000" w:themeColor="text1"/>
              </w:rPr>
            </w:pPr>
            <w:r>
              <w:rPr>
                <w:rFonts w:cstheme="minorHAnsi"/>
                <w:color w:val="000000" w:themeColor="text1"/>
              </w:rPr>
              <w:lastRenderedPageBreak/>
              <w:t>update</w:t>
            </w:r>
          </w:p>
        </w:tc>
      </w:tr>
      <w:tr w:rsidR="00A61B56" w14:paraId="7DA34E25" w14:textId="6F4CF6C5" w:rsidTr="00B30D39">
        <w:trPr>
          <w:trHeight w:val="360"/>
        </w:trPr>
        <w:tc>
          <w:tcPr>
            <w:tcW w:w="805" w:type="dxa"/>
          </w:tcPr>
          <w:p w14:paraId="57D55F8A" w14:textId="46861862" w:rsidR="00A61B56" w:rsidRPr="00DE1EA2" w:rsidRDefault="002351B3" w:rsidP="00C46435">
            <w:pPr>
              <w:suppressAutoHyphens/>
              <w:spacing w:after="0" w:line="240" w:lineRule="auto"/>
              <w:rPr>
                <w:rFonts w:cstheme="minorHAnsi"/>
                <w:b/>
                <w:bCs/>
                <w:color w:val="000000" w:themeColor="text1"/>
              </w:rPr>
            </w:pPr>
            <w:r>
              <w:rPr>
                <w:rFonts w:cstheme="minorHAnsi"/>
                <w:b/>
                <w:bCs/>
                <w:color w:val="000000" w:themeColor="text1"/>
              </w:rPr>
              <w:t>CRIT*</w:t>
            </w:r>
          </w:p>
        </w:tc>
        <w:tc>
          <w:tcPr>
            <w:tcW w:w="1897" w:type="dxa"/>
          </w:tcPr>
          <w:p w14:paraId="13C923EC" w14:textId="36723E86" w:rsidR="00A61B56" w:rsidRPr="00DE1EA2" w:rsidRDefault="00A61B56" w:rsidP="00C46435">
            <w:pPr>
              <w:suppressAutoHyphens/>
              <w:spacing w:after="0" w:line="240" w:lineRule="auto"/>
              <w:rPr>
                <w:rFonts w:cstheme="minorHAnsi"/>
                <w:b/>
                <w:bCs/>
                <w:color w:val="000000" w:themeColor="text1"/>
              </w:rPr>
            </w:pPr>
            <w:r w:rsidRPr="00DE1EA2">
              <w:rPr>
                <w:rFonts w:cstheme="minorHAnsi"/>
                <w:b/>
                <w:bCs/>
                <w:color w:val="000000" w:themeColor="text1"/>
              </w:rPr>
              <w:t>tomcat-embed-websocket-9.0.30.jar</w:t>
            </w:r>
          </w:p>
        </w:tc>
        <w:tc>
          <w:tcPr>
            <w:tcW w:w="1973" w:type="dxa"/>
          </w:tcPr>
          <w:p w14:paraId="56545F5E" w14:textId="77777777" w:rsidR="00A61B56" w:rsidRDefault="00A61B56" w:rsidP="00C46435">
            <w:pPr>
              <w:suppressAutoHyphens/>
              <w:spacing w:after="0" w:line="240" w:lineRule="auto"/>
              <w:rPr>
                <w:rFonts w:cstheme="minorHAnsi"/>
                <w:color w:val="000000" w:themeColor="text1"/>
              </w:rPr>
            </w:pPr>
            <w:r>
              <w:rPr>
                <w:rFonts w:cstheme="minorHAnsi"/>
                <w:color w:val="000000" w:themeColor="text1"/>
              </w:rPr>
              <w:t xml:space="preserve">* </w:t>
            </w:r>
            <w:hyperlink r:id="rId162" w:tgtFrame="_blank" w:history="1">
              <w:r w:rsidRPr="00DE1EA2">
                <w:rPr>
                  <w:rStyle w:val="Hyperlink"/>
                  <w:rFonts w:cstheme="minorHAnsi"/>
                  <w:b/>
                  <w:bCs/>
                </w:rPr>
                <w:t>CVE-2020-1938</w:t>
              </w:r>
            </w:hyperlink>
          </w:p>
          <w:p w14:paraId="2B60D512" w14:textId="77777777" w:rsidR="00A61B56" w:rsidRDefault="00A61B56" w:rsidP="00C46435">
            <w:pPr>
              <w:suppressAutoHyphens/>
              <w:spacing w:after="0" w:line="240" w:lineRule="auto"/>
              <w:rPr>
                <w:rFonts w:cstheme="minorHAnsi"/>
                <w:color w:val="000000" w:themeColor="text1"/>
              </w:rPr>
            </w:pPr>
            <w:hyperlink r:id="rId163" w:tgtFrame="_blank" w:history="1">
              <w:r w:rsidRPr="00F011E1">
                <w:rPr>
                  <w:rStyle w:val="Hyperlink"/>
                  <w:rFonts w:cstheme="minorHAnsi"/>
                  <w:b/>
                  <w:bCs/>
                </w:rPr>
                <w:t>CVE-2024-50379</w:t>
              </w:r>
            </w:hyperlink>
          </w:p>
          <w:p w14:paraId="66A3B312" w14:textId="77777777" w:rsidR="00A61B56" w:rsidRDefault="00A61B56" w:rsidP="00C46435">
            <w:pPr>
              <w:suppressAutoHyphens/>
              <w:spacing w:after="0" w:line="240" w:lineRule="auto"/>
              <w:rPr>
                <w:rFonts w:cstheme="minorHAnsi"/>
                <w:color w:val="000000" w:themeColor="text1"/>
              </w:rPr>
            </w:pPr>
            <w:hyperlink r:id="rId164" w:tgtFrame="_blank" w:history="1">
              <w:r w:rsidRPr="00F011E1">
                <w:rPr>
                  <w:rStyle w:val="Hyperlink"/>
                  <w:rFonts w:cstheme="minorHAnsi"/>
                  <w:b/>
                  <w:bCs/>
                </w:rPr>
                <w:t>CVE-2024-52316</w:t>
              </w:r>
            </w:hyperlink>
          </w:p>
          <w:p w14:paraId="7B7BDF1C" w14:textId="77777777" w:rsidR="00A61B56" w:rsidRDefault="00A61B56" w:rsidP="00C46435">
            <w:pPr>
              <w:suppressAutoHyphens/>
              <w:spacing w:after="0" w:line="240" w:lineRule="auto"/>
              <w:rPr>
                <w:rFonts w:cstheme="minorHAnsi"/>
                <w:color w:val="000000" w:themeColor="text1"/>
              </w:rPr>
            </w:pPr>
            <w:hyperlink r:id="rId165" w:tgtFrame="_blank" w:history="1">
              <w:r w:rsidRPr="00F011E1">
                <w:rPr>
                  <w:rStyle w:val="Hyperlink"/>
                  <w:rFonts w:cstheme="minorHAnsi"/>
                  <w:b/>
                  <w:bCs/>
                </w:rPr>
                <w:t>CVE-2024-56337</w:t>
              </w:r>
            </w:hyperlink>
          </w:p>
          <w:p w14:paraId="3BA2FEA4" w14:textId="77777777" w:rsidR="00A61B56" w:rsidRDefault="00A61B56" w:rsidP="00C46435">
            <w:pPr>
              <w:suppressAutoHyphens/>
              <w:spacing w:after="0" w:line="240" w:lineRule="auto"/>
              <w:rPr>
                <w:rFonts w:cstheme="minorHAnsi"/>
                <w:color w:val="000000" w:themeColor="text1"/>
              </w:rPr>
            </w:pPr>
            <w:r>
              <w:rPr>
                <w:rFonts w:cstheme="minorHAnsi"/>
                <w:color w:val="000000" w:themeColor="text1"/>
              </w:rPr>
              <w:t xml:space="preserve">* </w:t>
            </w:r>
            <w:hyperlink r:id="rId166" w:tgtFrame="_blank" w:history="1">
              <w:r w:rsidRPr="00F011E1">
                <w:rPr>
                  <w:rStyle w:val="Hyperlink"/>
                  <w:rFonts w:cstheme="minorHAnsi"/>
                  <w:b/>
                  <w:bCs/>
                </w:rPr>
                <w:t>CVE-2025-24813</w:t>
              </w:r>
            </w:hyperlink>
          </w:p>
          <w:p w14:paraId="2F171305" w14:textId="77777777" w:rsidR="00A61B56" w:rsidRDefault="00A61B56" w:rsidP="00C46435">
            <w:pPr>
              <w:suppressAutoHyphens/>
              <w:spacing w:after="0" w:line="240" w:lineRule="auto"/>
              <w:rPr>
                <w:rFonts w:cstheme="minorHAnsi"/>
                <w:color w:val="000000" w:themeColor="text1"/>
              </w:rPr>
            </w:pPr>
            <w:hyperlink r:id="rId167" w:tgtFrame="_blank" w:history="1">
              <w:r w:rsidRPr="00C24187">
                <w:rPr>
                  <w:rStyle w:val="Hyperlink"/>
                  <w:rFonts w:cstheme="minorHAnsi"/>
                  <w:b/>
                  <w:bCs/>
                </w:rPr>
                <w:t>CVE-2025-31651</w:t>
              </w:r>
            </w:hyperlink>
          </w:p>
          <w:p w14:paraId="38BE2D73" w14:textId="77777777" w:rsidR="00A61B56" w:rsidRDefault="00A61B56" w:rsidP="00C46435">
            <w:pPr>
              <w:suppressAutoHyphens/>
              <w:spacing w:after="0" w:line="240" w:lineRule="auto"/>
              <w:rPr>
                <w:rFonts w:cstheme="minorHAnsi"/>
                <w:color w:val="000000" w:themeColor="text1"/>
              </w:rPr>
            </w:pPr>
            <w:hyperlink r:id="rId168" w:tgtFrame="_blank" w:history="1">
              <w:r w:rsidRPr="00C24187">
                <w:rPr>
                  <w:rStyle w:val="Hyperlink"/>
                  <w:rFonts w:cstheme="minorHAnsi"/>
                  <w:b/>
                  <w:bCs/>
                </w:rPr>
                <w:t>CVE-2025-49124</w:t>
              </w:r>
            </w:hyperlink>
          </w:p>
          <w:p w14:paraId="7D35D4F8" w14:textId="77777777" w:rsidR="00A61B56" w:rsidRDefault="00A61B56" w:rsidP="00C46435">
            <w:pPr>
              <w:suppressAutoHyphens/>
              <w:spacing w:after="0" w:line="240" w:lineRule="auto"/>
              <w:rPr>
                <w:rFonts w:cstheme="minorHAnsi"/>
                <w:color w:val="000000" w:themeColor="text1"/>
              </w:rPr>
            </w:pPr>
            <w:hyperlink r:id="rId169" w:tgtFrame="_blank" w:history="1">
              <w:r w:rsidRPr="00C24187">
                <w:rPr>
                  <w:rStyle w:val="Hyperlink"/>
                  <w:rFonts w:cstheme="minorHAnsi"/>
                  <w:b/>
                  <w:bCs/>
                </w:rPr>
                <w:t>CVE-2020-8022</w:t>
              </w:r>
            </w:hyperlink>
          </w:p>
          <w:p w14:paraId="32D5E780" w14:textId="77777777" w:rsidR="00A61B56" w:rsidRDefault="00A61B56" w:rsidP="00C46435">
            <w:pPr>
              <w:suppressAutoHyphens/>
              <w:spacing w:after="0" w:line="240" w:lineRule="auto"/>
              <w:rPr>
                <w:rFonts w:cstheme="minorHAnsi"/>
                <w:color w:val="000000" w:themeColor="text1"/>
              </w:rPr>
            </w:pPr>
            <w:hyperlink r:id="rId170" w:tgtFrame="_blank" w:history="1">
              <w:r w:rsidRPr="00C24187">
                <w:rPr>
                  <w:rStyle w:val="Hyperlink"/>
                  <w:rFonts w:cstheme="minorHAnsi"/>
                  <w:b/>
                  <w:bCs/>
                </w:rPr>
                <w:t>CVE-2020-11996</w:t>
              </w:r>
            </w:hyperlink>
          </w:p>
          <w:p w14:paraId="44CBAEB0" w14:textId="77777777" w:rsidR="00A61B56" w:rsidRDefault="00A61B56" w:rsidP="00C46435">
            <w:pPr>
              <w:suppressAutoHyphens/>
              <w:spacing w:after="0" w:line="240" w:lineRule="auto"/>
              <w:rPr>
                <w:rFonts w:cstheme="minorHAnsi"/>
                <w:color w:val="000000" w:themeColor="text1"/>
              </w:rPr>
            </w:pPr>
            <w:hyperlink r:id="rId171" w:tgtFrame="_blank" w:history="1">
              <w:r w:rsidRPr="00C24187">
                <w:rPr>
                  <w:rStyle w:val="Hyperlink"/>
                  <w:rFonts w:cstheme="minorHAnsi"/>
                  <w:b/>
                  <w:bCs/>
                </w:rPr>
                <w:t>CVE-2020-13934</w:t>
              </w:r>
            </w:hyperlink>
          </w:p>
          <w:p w14:paraId="5DD3C9BD" w14:textId="77777777" w:rsidR="00A61B56" w:rsidRDefault="00A61B56" w:rsidP="00C46435">
            <w:pPr>
              <w:suppressAutoHyphens/>
              <w:spacing w:after="0" w:line="240" w:lineRule="auto"/>
              <w:rPr>
                <w:rFonts w:cstheme="minorHAnsi"/>
                <w:color w:val="000000" w:themeColor="text1"/>
              </w:rPr>
            </w:pPr>
            <w:hyperlink r:id="rId172" w:tgtFrame="_blank" w:history="1">
              <w:r w:rsidRPr="00C06A93">
                <w:rPr>
                  <w:rStyle w:val="Hyperlink"/>
                  <w:rFonts w:cstheme="minorHAnsi"/>
                  <w:b/>
                  <w:bCs/>
                </w:rPr>
                <w:t>CVE-2020-13935</w:t>
              </w:r>
            </w:hyperlink>
          </w:p>
          <w:p w14:paraId="5D4389FC" w14:textId="77777777" w:rsidR="00A61B56" w:rsidRDefault="00A61B56" w:rsidP="00C46435">
            <w:pPr>
              <w:suppressAutoHyphens/>
              <w:spacing w:after="0" w:line="240" w:lineRule="auto"/>
              <w:rPr>
                <w:rFonts w:cstheme="minorHAnsi"/>
                <w:color w:val="000000" w:themeColor="text1"/>
              </w:rPr>
            </w:pPr>
            <w:hyperlink r:id="rId173" w:tgtFrame="_blank" w:history="1">
              <w:r w:rsidRPr="00C06A93">
                <w:rPr>
                  <w:rStyle w:val="Hyperlink"/>
                  <w:rFonts w:cstheme="minorHAnsi"/>
                  <w:b/>
                  <w:bCs/>
                </w:rPr>
                <w:t>CVE-2020-17527</w:t>
              </w:r>
            </w:hyperlink>
          </w:p>
          <w:p w14:paraId="4E312699" w14:textId="77777777" w:rsidR="00A61B56" w:rsidRDefault="00A61B56" w:rsidP="00C46435">
            <w:pPr>
              <w:suppressAutoHyphens/>
              <w:spacing w:after="0" w:line="240" w:lineRule="auto"/>
              <w:rPr>
                <w:rFonts w:cstheme="minorHAnsi"/>
                <w:color w:val="000000" w:themeColor="text1"/>
              </w:rPr>
            </w:pPr>
            <w:hyperlink r:id="rId174" w:tgtFrame="_blank" w:history="1">
              <w:r w:rsidRPr="00C06A93">
                <w:rPr>
                  <w:rStyle w:val="Hyperlink"/>
                  <w:rFonts w:cstheme="minorHAnsi"/>
                  <w:b/>
                  <w:bCs/>
                </w:rPr>
                <w:t>CVE-2021-25122</w:t>
              </w:r>
            </w:hyperlink>
          </w:p>
          <w:p w14:paraId="0722408E" w14:textId="77777777" w:rsidR="00A61B56" w:rsidRDefault="00A61B56" w:rsidP="00C46435">
            <w:pPr>
              <w:suppressAutoHyphens/>
              <w:spacing w:after="0" w:line="240" w:lineRule="auto"/>
              <w:rPr>
                <w:rFonts w:cstheme="minorHAnsi"/>
                <w:color w:val="000000" w:themeColor="text1"/>
              </w:rPr>
            </w:pPr>
            <w:hyperlink r:id="rId175" w:tgtFrame="_blank" w:history="1">
              <w:r w:rsidRPr="00C06A93">
                <w:rPr>
                  <w:rStyle w:val="Hyperlink"/>
                  <w:rFonts w:cstheme="minorHAnsi"/>
                  <w:b/>
                  <w:bCs/>
                </w:rPr>
                <w:t>CVE-2021-41079</w:t>
              </w:r>
            </w:hyperlink>
          </w:p>
          <w:p w14:paraId="450D3E65" w14:textId="77777777" w:rsidR="00A61B56" w:rsidRDefault="00A61B56" w:rsidP="00C46435">
            <w:pPr>
              <w:suppressAutoHyphens/>
              <w:spacing w:after="0" w:line="240" w:lineRule="auto"/>
              <w:rPr>
                <w:rFonts w:cstheme="minorHAnsi"/>
                <w:color w:val="000000" w:themeColor="text1"/>
              </w:rPr>
            </w:pPr>
            <w:hyperlink r:id="rId176" w:tgtFrame="_blank" w:history="1">
              <w:r w:rsidRPr="00C06A93">
                <w:rPr>
                  <w:rStyle w:val="Hyperlink"/>
                  <w:rFonts w:cstheme="minorHAnsi"/>
                  <w:b/>
                  <w:bCs/>
                </w:rPr>
                <w:t>CVE-2022-29885</w:t>
              </w:r>
            </w:hyperlink>
          </w:p>
          <w:p w14:paraId="62959451" w14:textId="77777777" w:rsidR="00A61B56" w:rsidRDefault="00A61B56" w:rsidP="00C46435">
            <w:pPr>
              <w:suppressAutoHyphens/>
              <w:spacing w:after="0" w:line="240" w:lineRule="auto"/>
              <w:rPr>
                <w:rFonts w:cstheme="minorHAnsi"/>
                <w:color w:val="000000" w:themeColor="text1"/>
              </w:rPr>
            </w:pPr>
            <w:hyperlink r:id="rId177" w:tgtFrame="_blank" w:history="1">
              <w:r w:rsidRPr="005B61CE">
                <w:rPr>
                  <w:rStyle w:val="Hyperlink"/>
                  <w:rFonts w:cstheme="minorHAnsi"/>
                  <w:b/>
                  <w:bCs/>
                </w:rPr>
                <w:t>CVE-2022-42252</w:t>
              </w:r>
            </w:hyperlink>
          </w:p>
          <w:p w14:paraId="7E71ADD2" w14:textId="77777777" w:rsidR="00A61B56" w:rsidRDefault="00A61B56" w:rsidP="00C46435">
            <w:pPr>
              <w:suppressAutoHyphens/>
              <w:spacing w:after="0" w:line="240" w:lineRule="auto"/>
              <w:rPr>
                <w:rFonts w:cstheme="minorHAnsi"/>
                <w:color w:val="000000" w:themeColor="text1"/>
              </w:rPr>
            </w:pPr>
            <w:r>
              <w:rPr>
                <w:rFonts w:cstheme="minorHAnsi"/>
                <w:color w:val="000000" w:themeColor="text1"/>
              </w:rPr>
              <w:t xml:space="preserve">* </w:t>
            </w:r>
            <w:hyperlink r:id="rId178" w:tgtFrame="_blank" w:history="1">
              <w:r w:rsidRPr="005B61CE">
                <w:rPr>
                  <w:rStyle w:val="Hyperlink"/>
                  <w:rFonts w:cstheme="minorHAnsi"/>
                  <w:b/>
                  <w:bCs/>
                </w:rPr>
                <w:t>CVE-2023-44487</w:t>
              </w:r>
            </w:hyperlink>
          </w:p>
          <w:p w14:paraId="25865DDB" w14:textId="77777777" w:rsidR="00A61B56" w:rsidRDefault="00A61B56" w:rsidP="00C46435">
            <w:pPr>
              <w:suppressAutoHyphens/>
              <w:spacing w:after="0" w:line="240" w:lineRule="auto"/>
              <w:rPr>
                <w:rFonts w:cstheme="minorHAnsi"/>
                <w:color w:val="000000" w:themeColor="text1"/>
              </w:rPr>
            </w:pPr>
            <w:hyperlink r:id="rId179" w:tgtFrame="_blank" w:history="1">
              <w:r w:rsidRPr="00892653">
                <w:rPr>
                  <w:rStyle w:val="Hyperlink"/>
                  <w:rFonts w:cstheme="minorHAnsi"/>
                  <w:b/>
                  <w:bCs/>
                </w:rPr>
                <w:t>CVE-2023-46589</w:t>
              </w:r>
            </w:hyperlink>
          </w:p>
          <w:p w14:paraId="140A4AE0" w14:textId="77777777" w:rsidR="00A61B56" w:rsidRDefault="00A61B56" w:rsidP="00C46435">
            <w:pPr>
              <w:suppressAutoHyphens/>
              <w:spacing w:after="0" w:line="240" w:lineRule="auto"/>
              <w:rPr>
                <w:rFonts w:cstheme="minorHAnsi"/>
                <w:color w:val="000000" w:themeColor="text1"/>
              </w:rPr>
            </w:pPr>
            <w:hyperlink r:id="rId180" w:tgtFrame="_blank" w:history="1">
              <w:r w:rsidRPr="00892653">
                <w:rPr>
                  <w:rStyle w:val="Hyperlink"/>
                  <w:rFonts w:cstheme="minorHAnsi"/>
                  <w:b/>
                  <w:bCs/>
                </w:rPr>
                <w:t>CVE-2024-24549</w:t>
              </w:r>
            </w:hyperlink>
          </w:p>
          <w:p w14:paraId="75CFFC3B" w14:textId="77777777" w:rsidR="00A61B56" w:rsidRDefault="00A61B56" w:rsidP="00C46435">
            <w:pPr>
              <w:suppressAutoHyphens/>
              <w:spacing w:after="0" w:line="240" w:lineRule="auto"/>
              <w:rPr>
                <w:rFonts w:cstheme="minorHAnsi"/>
                <w:color w:val="000000" w:themeColor="text1"/>
              </w:rPr>
            </w:pPr>
            <w:hyperlink r:id="rId181" w:tgtFrame="_blank" w:history="1">
              <w:r w:rsidRPr="00892653">
                <w:rPr>
                  <w:rStyle w:val="Hyperlink"/>
                  <w:rFonts w:cstheme="minorHAnsi"/>
                  <w:b/>
                  <w:bCs/>
                </w:rPr>
                <w:t>CVE-2024-34750</w:t>
              </w:r>
            </w:hyperlink>
          </w:p>
          <w:p w14:paraId="35B7EA8C" w14:textId="77777777" w:rsidR="00A61B56" w:rsidRDefault="00A61B56" w:rsidP="00C46435">
            <w:pPr>
              <w:suppressAutoHyphens/>
              <w:spacing w:after="0" w:line="240" w:lineRule="auto"/>
              <w:rPr>
                <w:rFonts w:cstheme="minorHAnsi"/>
                <w:color w:val="000000" w:themeColor="text1"/>
              </w:rPr>
            </w:pPr>
            <w:hyperlink r:id="rId182" w:tgtFrame="_blank" w:history="1">
              <w:r w:rsidRPr="00892653">
                <w:rPr>
                  <w:rStyle w:val="Hyperlink"/>
                  <w:rFonts w:cstheme="minorHAnsi"/>
                  <w:b/>
                  <w:bCs/>
                </w:rPr>
                <w:t>CVE-2024-38286</w:t>
              </w:r>
            </w:hyperlink>
          </w:p>
          <w:p w14:paraId="7BAB1B59" w14:textId="77777777" w:rsidR="00A61B56" w:rsidRDefault="00A61B56" w:rsidP="00C46435">
            <w:pPr>
              <w:suppressAutoHyphens/>
              <w:spacing w:after="0" w:line="240" w:lineRule="auto"/>
              <w:rPr>
                <w:rFonts w:cstheme="minorHAnsi"/>
                <w:color w:val="000000" w:themeColor="text1"/>
              </w:rPr>
            </w:pPr>
            <w:hyperlink r:id="rId183" w:tgtFrame="_blank" w:history="1">
              <w:r w:rsidRPr="00662A90">
                <w:rPr>
                  <w:rStyle w:val="Hyperlink"/>
                  <w:rFonts w:cstheme="minorHAnsi"/>
                  <w:b/>
                  <w:bCs/>
                </w:rPr>
                <w:t>CVE-2025-48988</w:t>
              </w:r>
            </w:hyperlink>
          </w:p>
          <w:p w14:paraId="2438BDA0" w14:textId="77777777" w:rsidR="00A61B56" w:rsidRDefault="00A61B56" w:rsidP="00C46435">
            <w:pPr>
              <w:suppressAutoHyphens/>
              <w:spacing w:after="0" w:line="240" w:lineRule="auto"/>
              <w:rPr>
                <w:rFonts w:cstheme="minorHAnsi"/>
                <w:color w:val="000000" w:themeColor="text1"/>
              </w:rPr>
            </w:pPr>
            <w:hyperlink r:id="rId184" w:tgtFrame="_blank" w:history="1">
              <w:r w:rsidRPr="00662A90">
                <w:rPr>
                  <w:rStyle w:val="Hyperlink"/>
                  <w:rFonts w:cstheme="minorHAnsi"/>
                  <w:b/>
                  <w:bCs/>
                </w:rPr>
                <w:t>CVE-2025-48989</w:t>
              </w:r>
            </w:hyperlink>
          </w:p>
          <w:p w14:paraId="3515AC9F" w14:textId="77777777" w:rsidR="00A61B56" w:rsidRDefault="00A61B56" w:rsidP="00C46435">
            <w:pPr>
              <w:suppressAutoHyphens/>
              <w:spacing w:after="0" w:line="240" w:lineRule="auto"/>
              <w:rPr>
                <w:rFonts w:cstheme="minorHAnsi"/>
                <w:color w:val="000000" w:themeColor="text1"/>
              </w:rPr>
            </w:pPr>
            <w:hyperlink r:id="rId185" w:tgtFrame="_blank" w:history="1">
              <w:r w:rsidRPr="00662A90">
                <w:rPr>
                  <w:rStyle w:val="Hyperlink"/>
                  <w:rFonts w:cstheme="minorHAnsi"/>
                  <w:b/>
                  <w:bCs/>
                </w:rPr>
                <w:t>CVE-2025-49125</w:t>
              </w:r>
            </w:hyperlink>
          </w:p>
          <w:p w14:paraId="191D3E77" w14:textId="77777777" w:rsidR="00A61B56" w:rsidRDefault="00A61B56" w:rsidP="00C46435">
            <w:pPr>
              <w:suppressAutoHyphens/>
              <w:spacing w:after="0" w:line="240" w:lineRule="auto"/>
              <w:rPr>
                <w:rFonts w:cstheme="minorHAnsi"/>
                <w:color w:val="000000" w:themeColor="text1"/>
              </w:rPr>
            </w:pPr>
            <w:hyperlink r:id="rId186" w:tgtFrame="_blank" w:history="1">
              <w:r w:rsidRPr="00662A90">
                <w:rPr>
                  <w:rStyle w:val="Hyperlink"/>
                  <w:rFonts w:cstheme="minorHAnsi"/>
                  <w:b/>
                  <w:bCs/>
                </w:rPr>
                <w:t>CVE-2025-52434</w:t>
              </w:r>
            </w:hyperlink>
          </w:p>
          <w:p w14:paraId="762E03DB" w14:textId="77777777" w:rsidR="00A61B56" w:rsidRDefault="00A61B56" w:rsidP="00C46435">
            <w:pPr>
              <w:suppressAutoHyphens/>
              <w:spacing w:after="0" w:line="240" w:lineRule="auto"/>
              <w:rPr>
                <w:rFonts w:cstheme="minorHAnsi"/>
                <w:color w:val="000000" w:themeColor="text1"/>
              </w:rPr>
            </w:pPr>
            <w:hyperlink r:id="rId187" w:tgtFrame="_blank" w:history="1">
              <w:r w:rsidRPr="00823CDF">
                <w:rPr>
                  <w:rStyle w:val="Hyperlink"/>
                  <w:rFonts w:cstheme="minorHAnsi"/>
                  <w:b/>
                  <w:bCs/>
                </w:rPr>
                <w:t>CVE-2025-52520</w:t>
              </w:r>
            </w:hyperlink>
          </w:p>
          <w:p w14:paraId="581D1B5A" w14:textId="77777777" w:rsidR="00A61B56" w:rsidRDefault="00A61B56" w:rsidP="00C46435">
            <w:pPr>
              <w:suppressAutoHyphens/>
              <w:spacing w:after="0" w:line="240" w:lineRule="auto"/>
              <w:rPr>
                <w:rFonts w:cstheme="minorHAnsi"/>
                <w:color w:val="000000" w:themeColor="text1"/>
              </w:rPr>
            </w:pPr>
            <w:hyperlink r:id="rId188" w:tgtFrame="_blank" w:history="1">
              <w:r w:rsidRPr="00823CDF">
                <w:rPr>
                  <w:rStyle w:val="Hyperlink"/>
                  <w:rFonts w:cstheme="minorHAnsi"/>
                  <w:b/>
                  <w:bCs/>
                </w:rPr>
                <w:t>CVE-2025-53506</w:t>
              </w:r>
            </w:hyperlink>
          </w:p>
          <w:p w14:paraId="756BE6C9" w14:textId="77777777" w:rsidR="00A61B56" w:rsidRDefault="00A61B56" w:rsidP="00C46435">
            <w:pPr>
              <w:suppressAutoHyphens/>
              <w:spacing w:after="0" w:line="240" w:lineRule="auto"/>
              <w:rPr>
                <w:rFonts w:cstheme="minorHAnsi"/>
                <w:color w:val="000000" w:themeColor="text1"/>
              </w:rPr>
            </w:pPr>
            <w:hyperlink r:id="rId189" w:tgtFrame="_blank" w:history="1">
              <w:r w:rsidRPr="00823CDF">
                <w:rPr>
                  <w:rStyle w:val="Hyperlink"/>
                  <w:rFonts w:cstheme="minorHAnsi"/>
                  <w:b/>
                  <w:bCs/>
                </w:rPr>
                <w:t>CVE-2025-46701</w:t>
              </w:r>
            </w:hyperlink>
          </w:p>
          <w:p w14:paraId="4F100A84" w14:textId="77777777" w:rsidR="00A61B56" w:rsidRDefault="00A61B56" w:rsidP="00C46435">
            <w:pPr>
              <w:suppressAutoHyphens/>
              <w:spacing w:after="0" w:line="240" w:lineRule="auto"/>
              <w:rPr>
                <w:rFonts w:cstheme="minorHAnsi"/>
                <w:color w:val="000000" w:themeColor="text1"/>
              </w:rPr>
            </w:pPr>
            <w:hyperlink r:id="rId190" w:tgtFrame="_blank" w:history="1">
              <w:r w:rsidRPr="00823CDF">
                <w:rPr>
                  <w:rStyle w:val="Hyperlink"/>
                  <w:rFonts w:cstheme="minorHAnsi"/>
                  <w:b/>
                  <w:bCs/>
                </w:rPr>
                <w:t>CVE-2020-9484</w:t>
              </w:r>
            </w:hyperlink>
          </w:p>
          <w:p w14:paraId="494BB20B" w14:textId="77777777" w:rsidR="00A61B56" w:rsidRDefault="00A61B56" w:rsidP="00C46435">
            <w:pPr>
              <w:suppressAutoHyphens/>
              <w:spacing w:after="0" w:line="240" w:lineRule="auto"/>
              <w:rPr>
                <w:rFonts w:cstheme="minorHAnsi"/>
                <w:color w:val="000000" w:themeColor="text1"/>
              </w:rPr>
            </w:pPr>
            <w:hyperlink r:id="rId191" w:tgtFrame="_blank" w:history="1">
              <w:r w:rsidRPr="00BD0400">
                <w:rPr>
                  <w:rStyle w:val="Hyperlink"/>
                  <w:rFonts w:cstheme="minorHAnsi"/>
                  <w:b/>
                  <w:bCs/>
                </w:rPr>
                <w:t>CVE-2021-25329</w:t>
              </w:r>
            </w:hyperlink>
          </w:p>
          <w:p w14:paraId="0E5355C2" w14:textId="77777777" w:rsidR="00A61B56" w:rsidRDefault="00A61B56" w:rsidP="00C46435">
            <w:pPr>
              <w:suppressAutoHyphens/>
              <w:spacing w:after="0" w:line="240" w:lineRule="auto"/>
              <w:rPr>
                <w:rFonts w:cstheme="minorHAnsi"/>
                <w:color w:val="000000" w:themeColor="text1"/>
              </w:rPr>
            </w:pPr>
            <w:hyperlink r:id="rId192" w:tgtFrame="_blank" w:history="1">
              <w:r w:rsidRPr="00BD0400">
                <w:rPr>
                  <w:rStyle w:val="Hyperlink"/>
                  <w:rFonts w:cstheme="minorHAnsi"/>
                  <w:b/>
                  <w:bCs/>
                </w:rPr>
                <w:t>CVE-2021-30640</w:t>
              </w:r>
            </w:hyperlink>
          </w:p>
          <w:p w14:paraId="202428C4" w14:textId="77777777" w:rsidR="00A61B56" w:rsidRDefault="00A61B56" w:rsidP="00C46435">
            <w:pPr>
              <w:suppressAutoHyphens/>
              <w:spacing w:after="0" w:line="240" w:lineRule="auto"/>
              <w:rPr>
                <w:rFonts w:cstheme="minorHAnsi"/>
                <w:color w:val="000000" w:themeColor="text1"/>
              </w:rPr>
            </w:pPr>
            <w:hyperlink r:id="rId193" w:tgtFrame="_blank" w:history="1">
              <w:r w:rsidRPr="00BD0400">
                <w:rPr>
                  <w:rStyle w:val="Hyperlink"/>
                  <w:rFonts w:cstheme="minorHAnsi"/>
                  <w:b/>
                  <w:bCs/>
                </w:rPr>
                <w:t>CVE-2025-55668</w:t>
              </w:r>
            </w:hyperlink>
          </w:p>
          <w:p w14:paraId="1D5262B2" w14:textId="77777777" w:rsidR="00A61B56" w:rsidRDefault="00A61B56" w:rsidP="00C46435">
            <w:pPr>
              <w:suppressAutoHyphens/>
              <w:spacing w:after="0" w:line="240" w:lineRule="auto"/>
              <w:rPr>
                <w:rFonts w:cstheme="minorHAnsi"/>
                <w:color w:val="000000" w:themeColor="text1"/>
              </w:rPr>
            </w:pPr>
            <w:hyperlink r:id="rId194" w:tgtFrame="_blank" w:history="1">
              <w:r w:rsidRPr="00BD0400">
                <w:rPr>
                  <w:rStyle w:val="Hyperlink"/>
                  <w:rFonts w:cstheme="minorHAnsi"/>
                  <w:b/>
                  <w:bCs/>
                </w:rPr>
                <w:t>CVE-2024-23672</w:t>
              </w:r>
            </w:hyperlink>
          </w:p>
          <w:p w14:paraId="30C81C46" w14:textId="77777777" w:rsidR="00A61B56" w:rsidRDefault="00A61B56" w:rsidP="00C46435">
            <w:pPr>
              <w:suppressAutoHyphens/>
              <w:spacing w:after="0" w:line="240" w:lineRule="auto"/>
              <w:rPr>
                <w:rFonts w:cstheme="minorHAnsi"/>
                <w:color w:val="000000" w:themeColor="text1"/>
              </w:rPr>
            </w:pPr>
            <w:hyperlink r:id="rId195" w:tgtFrame="_blank" w:history="1">
              <w:r w:rsidRPr="00826E30">
                <w:rPr>
                  <w:rStyle w:val="Hyperlink"/>
                  <w:rFonts w:cstheme="minorHAnsi"/>
                  <w:b/>
                  <w:bCs/>
                </w:rPr>
                <w:t>CVE-2022-34305</w:t>
              </w:r>
            </w:hyperlink>
          </w:p>
          <w:p w14:paraId="6B85C6D4" w14:textId="77777777" w:rsidR="00A61B56" w:rsidRDefault="00A61B56" w:rsidP="00C46435">
            <w:pPr>
              <w:suppressAutoHyphens/>
              <w:spacing w:after="0" w:line="240" w:lineRule="auto"/>
              <w:rPr>
                <w:rFonts w:cstheme="minorHAnsi"/>
                <w:color w:val="000000" w:themeColor="text1"/>
              </w:rPr>
            </w:pPr>
            <w:hyperlink r:id="rId196" w:tgtFrame="_blank" w:history="1">
              <w:r w:rsidRPr="00826E30">
                <w:rPr>
                  <w:rStyle w:val="Hyperlink"/>
                  <w:rFonts w:cstheme="minorHAnsi"/>
                  <w:b/>
                  <w:bCs/>
                </w:rPr>
                <w:t>CVE-2023-41080</w:t>
              </w:r>
            </w:hyperlink>
          </w:p>
          <w:p w14:paraId="09616C29" w14:textId="77777777" w:rsidR="00A61B56" w:rsidRDefault="00A61B56" w:rsidP="00C46435">
            <w:pPr>
              <w:suppressAutoHyphens/>
              <w:spacing w:after="0" w:line="240" w:lineRule="auto"/>
              <w:rPr>
                <w:rFonts w:cstheme="minorHAnsi"/>
                <w:color w:val="000000" w:themeColor="text1"/>
              </w:rPr>
            </w:pPr>
            <w:hyperlink r:id="rId197" w:tgtFrame="_blank" w:history="1">
              <w:r w:rsidRPr="00826E30">
                <w:rPr>
                  <w:rStyle w:val="Hyperlink"/>
                  <w:rFonts w:cstheme="minorHAnsi"/>
                  <w:b/>
                  <w:bCs/>
                </w:rPr>
                <w:t>CVE-2021-24122</w:t>
              </w:r>
            </w:hyperlink>
          </w:p>
          <w:p w14:paraId="26610EA6" w14:textId="77777777" w:rsidR="00A61B56" w:rsidRDefault="00A61B56" w:rsidP="00C46435">
            <w:pPr>
              <w:suppressAutoHyphens/>
              <w:spacing w:after="0" w:line="240" w:lineRule="auto"/>
              <w:rPr>
                <w:rFonts w:cstheme="minorHAnsi"/>
                <w:color w:val="000000" w:themeColor="text1"/>
              </w:rPr>
            </w:pPr>
            <w:hyperlink r:id="rId198" w:tgtFrame="_blank" w:history="1">
              <w:r w:rsidRPr="00826E30">
                <w:rPr>
                  <w:rStyle w:val="Hyperlink"/>
                  <w:rFonts w:cstheme="minorHAnsi"/>
                  <w:b/>
                  <w:bCs/>
                </w:rPr>
                <w:t>CVE-2021-33037</w:t>
              </w:r>
            </w:hyperlink>
          </w:p>
          <w:p w14:paraId="01B50D5C" w14:textId="77777777" w:rsidR="00A61B56" w:rsidRDefault="00A61B56" w:rsidP="00C46435">
            <w:pPr>
              <w:suppressAutoHyphens/>
              <w:spacing w:after="0" w:line="240" w:lineRule="auto"/>
              <w:rPr>
                <w:rFonts w:cstheme="minorHAnsi"/>
                <w:color w:val="000000" w:themeColor="text1"/>
              </w:rPr>
            </w:pPr>
            <w:hyperlink r:id="rId199" w:tgtFrame="_blank" w:history="1">
              <w:r w:rsidRPr="00826E30">
                <w:rPr>
                  <w:rStyle w:val="Hyperlink"/>
                  <w:rFonts w:cstheme="minorHAnsi"/>
                  <w:b/>
                  <w:bCs/>
                </w:rPr>
                <w:t>CVE-2023-42795</w:t>
              </w:r>
            </w:hyperlink>
          </w:p>
          <w:p w14:paraId="50781C97" w14:textId="77777777" w:rsidR="00A61B56" w:rsidRDefault="00A61B56" w:rsidP="00C46435">
            <w:pPr>
              <w:suppressAutoHyphens/>
              <w:spacing w:after="0" w:line="240" w:lineRule="auto"/>
              <w:rPr>
                <w:rFonts w:cstheme="minorHAnsi"/>
                <w:color w:val="000000" w:themeColor="text1"/>
              </w:rPr>
            </w:pPr>
            <w:hyperlink r:id="rId200" w:tgtFrame="_blank" w:history="1">
              <w:r w:rsidRPr="00CF6A12">
                <w:rPr>
                  <w:rStyle w:val="Hyperlink"/>
                  <w:rFonts w:cstheme="minorHAnsi"/>
                  <w:b/>
                  <w:bCs/>
                </w:rPr>
                <w:t>CVE-2023-45648</w:t>
              </w:r>
            </w:hyperlink>
          </w:p>
          <w:p w14:paraId="3AF7F371" w14:textId="77777777" w:rsidR="00A61B56" w:rsidRDefault="00A61B56" w:rsidP="00C46435">
            <w:pPr>
              <w:suppressAutoHyphens/>
              <w:spacing w:after="0" w:line="240" w:lineRule="auto"/>
              <w:rPr>
                <w:rFonts w:cstheme="minorHAnsi"/>
                <w:color w:val="000000" w:themeColor="text1"/>
              </w:rPr>
            </w:pPr>
            <w:hyperlink r:id="rId201" w:tgtFrame="_blank" w:history="1">
              <w:r w:rsidRPr="00CF6A12">
                <w:rPr>
                  <w:rStyle w:val="Hyperlink"/>
                  <w:rFonts w:cstheme="minorHAnsi"/>
                  <w:b/>
                  <w:bCs/>
                </w:rPr>
                <w:t>CVE-2024-21733</w:t>
              </w:r>
            </w:hyperlink>
          </w:p>
          <w:p w14:paraId="3D2D27DC" w14:textId="77777777" w:rsidR="00A61B56" w:rsidRDefault="00A61B56" w:rsidP="00C46435">
            <w:pPr>
              <w:suppressAutoHyphens/>
              <w:spacing w:after="0" w:line="240" w:lineRule="auto"/>
              <w:rPr>
                <w:rFonts w:cstheme="minorHAnsi"/>
                <w:color w:val="000000" w:themeColor="text1"/>
              </w:rPr>
            </w:pPr>
            <w:hyperlink r:id="rId202" w:tgtFrame="_blank" w:history="1">
              <w:r w:rsidRPr="00CF6A12">
                <w:rPr>
                  <w:rStyle w:val="Hyperlink"/>
                  <w:rFonts w:cstheme="minorHAnsi"/>
                  <w:b/>
                  <w:bCs/>
                </w:rPr>
                <w:t>CVE-2024-54677</w:t>
              </w:r>
            </w:hyperlink>
          </w:p>
          <w:p w14:paraId="4BEE367C" w14:textId="77777777" w:rsidR="00A61B56" w:rsidRDefault="00A61B56" w:rsidP="00C46435">
            <w:pPr>
              <w:suppressAutoHyphens/>
              <w:spacing w:after="0" w:line="240" w:lineRule="auto"/>
              <w:rPr>
                <w:rFonts w:cstheme="minorHAnsi"/>
                <w:color w:val="000000" w:themeColor="text1"/>
              </w:rPr>
            </w:pPr>
            <w:hyperlink r:id="rId203" w:tgtFrame="_blank" w:history="1">
              <w:r w:rsidRPr="00CF6A12">
                <w:rPr>
                  <w:rStyle w:val="Hyperlink"/>
                  <w:rFonts w:cstheme="minorHAnsi"/>
                  <w:b/>
                  <w:bCs/>
                </w:rPr>
                <w:t>CVE-2019-17569</w:t>
              </w:r>
            </w:hyperlink>
          </w:p>
          <w:p w14:paraId="66E265FA" w14:textId="77F7DBEE" w:rsidR="00A61B56" w:rsidRDefault="00A61B56" w:rsidP="00C46435">
            <w:pPr>
              <w:suppressAutoHyphens/>
              <w:spacing w:after="0" w:line="240" w:lineRule="auto"/>
              <w:rPr>
                <w:rFonts w:cstheme="minorHAnsi"/>
                <w:color w:val="000000" w:themeColor="text1"/>
              </w:rPr>
            </w:pPr>
            <w:hyperlink r:id="rId204" w:tgtFrame="_blank" w:history="1">
              <w:r w:rsidRPr="00854BF0">
                <w:rPr>
                  <w:rStyle w:val="Hyperlink"/>
                  <w:rFonts w:cstheme="minorHAnsi"/>
                  <w:b/>
                  <w:bCs/>
                </w:rPr>
                <w:t>CVE-2020-1935</w:t>
              </w:r>
            </w:hyperlink>
          </w:p>
          <w:p w14:paraId="577D2976" w14:textId="3164B231" w:rsidR="00A61B56" w:rsidRDefault="00A61B56" w:rsidP="00C46435">
            <w:pPr>
              <w:suppressAutoHyphens/>
              <w:spacing w:after="0" w:line="240" w:lineRule="auto"/>
              <w:rPr>
                <w:rFonts w:cstheme="minorHAnsi"/>
                <w:color w:val="000000" w:themeColor="text1"/>
              </w:rPr>
            </w:pPr>
            <w:hyperlink r:id="rId205" w:tgtFrame="_blank" w:history="1">
              <w:r w:rsidRPr="00854BF0">
                <w:rPr>
                  <w:rStyle w:val="Hyperlink"/>
                  <w:rFonts w:cstheme="minorHAnsi"/>
                  <w:b/>
                  <w:bCs/>
                </w:rPr>
                <w:t>CVE-2020-13943</w:t>
              </w:r>
            </w:hyperlink>
          </w:p>
          <w:p w14:paraId="43306AB1" w14:textId="445A83A1" w:rsidR="00A61B56" w:rsidRDefault="00A61B56" w:rsidP="00C46435">
            <w:pPr>
              <w:suppressAutoHyphens/>
              <w:spacing w:after="0" w:line="240" w:lineRule="auto"/>
              <w:rPr>
                <w:rFonts w:cstheme="minorHAnsi"/>
                <w:color w:val="000000" w:themeColor="text1"/>
              </w:rPr>
            </w:pPr>
            <w:hyperlink r:id="rId206" w:tgtFrame="_blank" w:history="1">
              <w:r w:rsidRPr="00854BF0">
                <w:rPr>
                  <w:rStyle w:val="Hyperlink"/>
                  <w:rFonts w:cstheme="minorHAnsi"/>
                  <w:b/>
                  <w:bCs/>
                </w:rPr>
                <w:t>CVE-2023-28708</w:t>
              </w:r>
            </w:hyperlink>
          </w:p>
          <w:p w14:paraId="2673C79D" w14:textId="0B90940F" w:rsidR="00A61B56" w:rsidRDefault="00A61B56" w:rsidP="00C46435">
            <w:pPr>
              <w:suppressAutoHyphens/>
              <w:spacing w:after="0" w:line="240" w:lineRule="auto"/>
              <w:rPr>
                <w:rFonts w:cstheme="minorHAnsi"/>
                <w:color w:val="000000" w:themeColor="text1"/>
              </w:rPr>
            </w:pPr>
            <w:hyperlink r:id="rId207" w:tgtFrame="_blank" w:history="1">
              <w:r w:rsidRPr="00854BF0">
                <w:rPr>
                  <w:rStyle w:val="Hyperlink"/>
                  <w:rFonts w:cstheme="minorHAnsi"/>
                  <w:b/>
                  <w:bCs/>
                </w:rPr>
                <w:t>CVE-2021-43980</w:t>
              </w:r>
            </w:hyperlink>
          </w:p>
        </w:tc>
        <w:tc>
          <w:tcPr>
            <w:tcW w:w="2340" w:type="dxa"/>
          </w:tcPr>
          <w:p w14:paraId="02B11DC6" w14:textId="77777777" w:rsidR="0017664E" w:rsidRDefault="004358DD" w:rsidP="00C46435">
            <w:pPr>
              <w:suppressAutoHyphens/>
              <w:spacing w:after="0" w:line="240" w:lineRule="auto"/>
              <w:rPr>
                <w:rFonts w:cstheme="minorHAnsi"/>
                <w:color w:val="000000" w:themeColor="text1"/>
              </w:rPr>
            </w:pPr>
            <w:r>
              <w:rPr>
                <w:rFonts w:cstheme="minorHAnsi"/>
                <w:color w:val="000000" w:themeColor="text1"/>
              </w:rPr>
              <w:lastRenderedPageBreak/>
              <w:t>RCE execution</w:t>
            </w:r>
            <w:r w:rsidR="00DA2888">
              <w:rPr>
                <w:rFonts w:cstheme="minorHAnsi"/>
                <w:color w:val="000000" w:themeColor="text1"/>
              </w:rPr>
              <w:t xml:space="preserve"> (injection) via file upload component, </w:t>
            </w:r>
            <w:r w:rsidR="006C177C">
              <w:rPr>
                <w:rFonts w:cstheme="minorHAnsi"/>
                <w:color w:val="000000" w:themeColor="text1"/>
              </w:rPr>
              <w:t xml:space="preserve">authentication bypass chance, </w:t>
            </w:r>
            <w:r w:rsidR="00932290">
              <w:rPr>
                <w:rFonts w:cstheme="minorHAnsi"/>
                <w:color w:val="000000" w:themeColor="text1"/>
              </w:rPr>
              <w:t xml:space="preserve">incorrect permissions, DoS attack vuln, </w:t>
            </w:r>
            <w:r w:rsidR="00724017">
              <w:rPr>
                <w:rFonts w:cstheme="minorHAnsi"/>
                <w:color w:val="000000" w:themeColor="text1"/>
              </w:rPr>
              <w:t>infinite</w:t>
            </w:r>
            <w:r w:rsidR="006F40F9">
              <w:rPr>
                <w:rFonts w:cstheme="minorHAnsi"/>
                <w:color w:val="000000" w:themeColor="text1"/>
              </w:rPr>
              <w:t xml:space="preserve"> loop, information leak </w:t>
            </w:r>
            <w:r w:rsidR="00724017">
              <w:rPr>
                <w:rFonts w:cstheme="minorHAnsi"/>
                <w:color w:val="000000" w:themeColor="text1"/>
              </w:rPr>
              <w:t xml:space="preserve">via reusing HTTP request headers, improper input validation, DoS vuln from unrestricted resource management, </w:t>
            </w:r>
            <w:r w:rsidR="00EA69A7">
              <w:rPr>
                <w:rFonts w:cstheme="minorHAnsi"/>
                <w:color w:val="000000" w:themeColor="text1"/>
              </w:rPr>
              <w:t xml:space="preserve">smuggling info via </w:t>
            </w:r>
            <w:r w:rsidR="00B03665">
              <w:rPr>
                <w:rFonts w:cstheme="minorHAnsi"/>
                <w:color w:val="000000" w:themeColor="text1"/>
              </w:rPr>
              <w:t xml:space="preserve">inconsistent HTTP request </w:t>
            </w:r>
            <w:proofErr w:type="spellStart"/>
            <w:r w:rsidR="00B03665">
              <w:rPr>
                <w:rFonts w:cstheme="minorHAnsi"/>
                <w:color w:val="000000" w:themeColor="text1"/>
              </w:rPr>
              <w:t>interp</w:t>
            </w:r>
            <w:proofErr w:type="spellEnd"/>
            <w:r w:rsidR="00B03665">
              <w:rPr>
                <w:rFonts w:cstheme="minorHAnsi"/>
                <w:color w:val="000000" w:themeColor="text1"/>
              </w:rPr>
              <w:t xml:space="preserve">, </w:t>
            </w:r>
            <w:r w:rsidR="00EC2FAA">
              <w:rPr>
                <w:rFonts w:cstheme="minorHAnsi"/>
                <w:color w:val="000000" w:themeColor="text1"/>
              </w:rPr>
              <w:t xml:space="preserve">deserialization of untrusted data, </w:t>
            </w:r>
          </w:p>
          <w:p w14:paraId="42BD9253" w14:textId="5174A37F" w:rsidR="00A61B56" w:rsidRDefault="000C4692" w:rsidP="00C46435">
            <w:pPr>
              <w:suppressAutoHyphens/>
              <w:spacing w:after="0" w:line="240" w:lineRule="auto"/>
              <w:rPr>
                <w:rFonts w:cstheme="minorHAnsi"/>
                <w:color w:val="000000" w:themeColor="text1"/>
              </w:rPr>
            </w:pPr>
            <w:r>
              <w:rPr>
                <w:rFonts w:cstheme="minorHAnsi"/>
                <w:color w:val="000000" w:themeColor="text1"/>
              </w:rPr>
              <w:t>Improper privilege management</w:t>
            </w:r>
            <w:r w:rsidR="004D48F7">
              <w:rPr>
                <w:rFonts w:cstheme="minorHAnsi"/>
                <w:color w:val="000000" w:themeColor="text1"/>
              </w:rPr>
              <w:t xml:space="preserve"> (escalation), RCE attack </w:t>
            </w:r>
            <w:r w:rsidR="004D48F7">
              <w:rPr>
                <w:rFonts w:cstheme="minorHAnsi"/>
                <w:color w:val="000000" w:themeColor="text1"/>
              </w:rPr>
              <w:lastRenderedPageBreak/>
              <w:t xml:space="preserve">vuln, authentication bypass, </w:t>
            </w:r>
            <w:r w:rsidR="0024339C">
              <w:rPr>
                <w:rFonts w:cstheme="minorHAnsi"/>
                <w:color w:val="000000" w:themeColor="text1"/>
              </w:rPr>
              <w:t xml:space="preserve">code execution/information disclosure/content injection via partial PUT request, </w:t>
            </w:r>
            <w:r w:rsidR="002232A4">
              <w:rPr>
                <w:rFonts w:cstheme="minorHAnsi"/>
                <w:color w:val="000000" w:themeColor="text1"/>
              </w:rPr>
              <w:t xml:space="preserve">improper default permissions, DoS vuln </w:t>
            </w:r>
            <w:r w:rsidR="003736AF">
              <w:rPr>
                <w:rFonts w:cstheme="minorHAnsi"/>
                <w:color w:val="000000" w:themeColor="text1"/>
              </w:rPr>
              <w:t xml:space="preserve">due to unreleased memory or mismanaged allocations, infinite loops, information exposure to unauthorized actors, improper input </w:t>
            </w:r>
            <w:proofErr w:type="gramStart"/>
            <w:r w:rsidR="003736AF">
              <w:rPr>
                <w:rFonts w:cstheme="minorHAnsi"/>
                <w:color w:val="000000" w:themeColor="text1"/>
              </w:rPr>
              <w:t xml:space="preserve">validation,  </w:t>
            </w:r>
            <w:proofErr w:type="spellStart"/>
            <w:r w:rsidR="003736AF">
              <w:rPr>
                <w:rFonts w:cstheme="minorHAnsi"/>
                <w:color w:val="000000" w:themeColor="text1"/>
              </w:rPr>
              <w:t>repid</w:t>
            </w:r>
            <w:proofErr w:type="spellEnd"/>
            <w:proofErr w:type="gramEnd"/>
            <w:r w:rsidR="003736AF">
              <w:rPr>
                <w:rFonts w:cstheme="minorHAnsi"/>
                <w:color w:val="000000" w:themeColor="text1"/>
              </w:rPr>
              <w:t xml:space="preserve"> reset vuln (DoS</w:t>
            </w:r>
            <w:r w:rsidR="005F3369">
              <w:rPr>
                <w:rFonts w:cstheme="minorHAnsi"/>
                <w:color w:val="000000" w:themeColor="text1"/>
              </w:rPr>
              <w:t xml:space="preserve"> type), </w:t>
            </w:r>
          </w:p>
        </w:tc>
        <w:tc>
          <w:tcPr>
            <w:tcW w:w="2335" w:type="dxa"/>
          </w:tcPr>
          <w:p w14:paraId="76A3D4B5" w14:textId="00AF832D" w:rsidR="00A61B56" w:rsidRDefault="00E25BCA" w:rsidP="00C46435">
            <w:pPr>
              <w:suppressAutoHyphens/>
              <w:spacing w:after="0" w:line="240" w:lineRule="auto"/>
              <w:rPr>
                <w:rFonts w:cstheme="minorHAnsi"/>
                <w:color w:val="000000" w:themeColor="text1"/>
              </w:rPr>
            </w:pPr>
            <w:r>
              <w:rPr>
                <w:rFonts w:cstheme="minorHAnsi"/>
                <w:color w:val="000000" w:themeColor="text1"/>
              </w:rPr>
              <w:lastRenderedPageBreak/>
              <w:t>update</w:t>
            </w:r>
          </w:p>
        </w:tc>
      </w:tr>
    </w:tbl>
    <w:p w14:paraId="350A5501" w14:textId="77777777" w:rsidR="00C46435" w:rsidRPr="00C46435" w:rsidRDefault="00C46435" w:rsidP="00C46435">
      <w:pPr>
        <w:suppressAutoHyphens/>
        <w:spacing w:after="0" w:line="240" w:lineRule="auto"/>
        <w:rPr>
          <w:rFonts w:cstheme="minorHAnsi"/>
          <w:color w:val="000000" w:themeColor="text1"/>
        </w:rPr>
      </w:pPr>
    </w:p>
    <w:p w14:paraId="0B92788E" w14:textId="0E4D4353" w:rsidR="003A2F8A" w:rsidRDefault="008420AE" w:rsidP="000B05B1">
      <w:pPr>
        <w:suppressAutoHyphens/>
        <w:spacing w:after="0" w:line="240" w:lineRule="auto"/>
        <w:contextualSpacing/>
        <w:rPr>
          <w:rFonts w:cstheme="minorHAnsi"/>
          <w:color w:val="000000" w:themeColor="text1"/>
        </w:rPr>
      </w:pPr>
      <w:r w:rsidRPr="008420AE">
        <w:rPr>
          <w:rFonts w:cstheme="minorHAnsi"/>
          <w:noProof/>
          <w:color w:val="000000" w:themeColor="text1"/>
        </w:rPr>
        <w:lastRenderedPageBreak/>
        <w:drawing>
          <wp:inline distT="0" distB="0" distL="0" distR="0" wp14:anchorId="451C9155" wp14:editId="3E780083">
            <wp:extent cx="5943600" cy="3521710"/>
            <wp:effectExtent l="0" t="0" r="0" b="2540"/>
            <wp:docPr id="89511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020" name="Picture 1" descr="A screenshot of a computer&#10;&#10;AI-generated content may be incorrect."/>
                    <pic:cNvPicPr/>
                  </pic:nvPicPr>
                  <pic:blipFill>
                    <a:blip r:embed="rId208"/>
                    <a:stretch>
                      <a:fillRect/>
                    </a:stretch>
                  </pic:blipFill>
                  <pic:spPr>
                    <a:xfrm>
                      <a:off x="0" y="0"/>
                      <a:ext cx="5943600" cy="3521710"/>
                    </a:xfrm>
                    <a:prstGeom prst="rect">
                      <a:avLst/>
                    </a:prstGeom>
                  </pic:spPr>
                </pic:pic>
              </a:graphicData>
            </a:graphic>
          </wp:inline>
        </w:drawing>
      </w:r>
      <w:r w:rsidR="0031694C" w:rsidRPr="0031694C">
        <w:rPr>
          <w:rFonts w:cstheme="minorHAnsi"/>
          <w:noProof/>
          <w:color w:val="000000" w:themeColor="text1"/>
        </w:rPr>
        <w:drawing>
          <wp:inline distT="0" distB="0" distL="0" distR="0" wp14:anchorId="5DE33901" wp14:editId="74ADBCF2">
            <wp:extent cx="5943600" cy="3510915"/>
            <wp:effectExtent l="0" t="0" r="0" b="0"/>
            <wp:docPr id="455365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5968" name="Picture 1" descr="A screenshot of a computer&#10;&#10;AI-generated content may be incorrect."/>
                    <pic:cNvPicPr/>
                  </pic:nvPicPr>
                  <pic:blipFill>
                    <a:blip r:embed="rId209"/>
                    <a:stretch>
                      <a:fillRect/>
                    </a:stretch>
                  </pic:blipFill>
                  <pic:spPr>
                    <a:xfrm>
                      <a:off x="0" y="0"/>
                      <a:ext cx="5943600" cy="3510915"/>
                    </a:xfrm>
                    <a:prstGeom prst="rect">
                      <a:avLst/>
                    </a:prstGeom>
                  </pic:spPr>
                </pic:pic>
              </a:graphicData>
            </a:graphic>
          </wp:inline>
        </w:drawing>
      </w:r>
    </w:p>
    <w:p w14:paraId="34D8A1CC" w14:textId="77777777" w:rsidR="005F3369" w:rsidRDefault="003668EB" w:rsidP="003508EE">
      <w:pPr>
        <w:suppressAutoHyphens/>
        <w:spacing w:after="0" w:line="240" w:lineRule="auto"/>
        <w:ind w:firstLine="360"/>
        <w:contextualSpacing/>
        <w:rPr>
          <w:rFonts w:cstheme="minorHAnsi"/>
          <w:color w:val="000000" w:themeColor="text1"/>
        </w:rPr>
      </w:pPr>
      <w:r>
        <w:rPr>
          <w:rFonts w:cstheme="minorHAnsi"/>
          <w:color w:val="000000" w:themeColor="text1"/>
        </w:rPr>
        <w:t>I updated the OWASP DC plugin to the most recent version (</w:t>
      </w:r>
      <w:r w:rsidR="00CA664D">
        <w:rPr>
          <w:rFonts w:cstheme="minorHAnsi"/>
          <w:color w:val="000000" w:themeColor="text1"/>
        </w:rPr>
        <w:t>12.1.0)</w:t>
      </w:r>
      <w:r>
        <w:rPr>
          <w:rFonts w:cstheme="minorHAnsi"/>
          <w:color w:val="000000" w:themeColor="text1"/>
        </w:rPr>
        <w:t xml:space="preserve"> prior to runnin</w:t>
      </w:r>
      <w:r w:rsidR="00CA664D">
        <w:rPr>
          <w:rFonts w:cstheme="minorHAnsi"/>
          <w:color w:val="000000" w:themeColor="text1"/>
        </w:rPr>
        <w:t>g.</w:t>
      </w:r>
    </w:p>
    <w:p w14:paraId="4338AEBA" w14:textId="44D18498" w:rsidR="00CF0D9C" w:rsidRDefault="00ED1532" w:rsidP="003508EE">
      <w:pPr>
        <w:suppressAutoHyphens/>
        <w:spacing w:after="0" w:line="240" w:lineRule="auto"/>
        <w:ind w:firstLine="360"/>
        <w:contextualSpacing/>
        <w:rPr>
          <w:ins w:id="9" w:author="Microsoft Word" w:date="2025-09-21T16:08:00Z" w16du:dateUtc="2025-09-21T21:08:00Z"/>
          <w:rFonts w:cstheme="minorHAnsi"/>
          <w:color w:val="000000" w:themeColor="text1"/>
        </w:rPr>
      </w:pPr>
      <w:ins w:id="10" w:author="Microsoft Word" w:date="2025-09-21T16:08:00Z" w16du:dateUtc="2025-09-21T21:08:00Z">
        <w:r>
          <w:rPr>
            <w:rFonts w:cstheme="minorHAnsi"/>
            <w:color w:val="000000" w:themeColor="text1"/>
          </w:rPr>
          <w:t xml:space="preserve"> </w:t>
        </w:r>
      </w:ins>
    </w:p>
    <w:p w14:paraId="2C955CD9" w14:textId="77777777" w:rsidR="00DD2FDC" w:rsidRPr="000B05B1" w:rsidRDefault="00DD2FDC"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lastRenderedPageBreak/>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w:t>
      </w:r>
      <w:proofErr w:type="spellStart"/>
      <w:r w:rsidR="531DB269" w:rsidRPr="000B05B1">
        <w:rPr>
          <w:rFonts w:cstheme="minorHAnsi"/>
          <w:color w:val="000000" w:themeColor="text1"/>
        </w:rPr>
        <w:t>Financial’s</w:t>
      </w:r>
      <w:proofErr w:type="spellEnd"/>
      <w:r w:rsidR="531DB269" w:rsidRPr="000B05B1">
        <w:rPr>
          <w:rFonts w:cstheme="minorHAnsi"/>
          <w:color w:val="000000" w:themeColor="text1"/>
        </w:rPr>
        <w:t xml:space="preserve">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268387" w:rsidR="00566241" w:rsidRDefault="00A72B7D" w:rsidP="00A72B7D">
      <w:pPr>
        <w:suppressAutoHyphens/>
        <w:spacing w:after="0" w:line="240" w:lineRule="auto"/>
        <w:ind w:firstLine="720"/>
        <w:contextualSpacing/>
        <w:rPr>
          <w:rFonts w:cstheme="minorHAnsi"/>
          <w:color w:val="000000" w:themeColor="text1"/>
        </w:rPr>
      </w:pPr>
      <w:r>
        <w:rPr>
          <w:rFonts w:cstheme="minorHAnsi"/>
          <w:color w:val="000000" w:themeColor="text1"/>
        </w:rPr>
        <w:t xml:space="preserve">Top priority should be made to update the parent POM in pom.xml to a modern Spring Boot.  Java should also be updated from 1.8 to a modern version.  Bouncy castle </w:t>
      </w:r>
      <w:r w:rsidR="008420AE">
        <w:rPr>
          <w:rFonts w:cstheme="minorHAnsi"/>
          <w:color w:val="000000" w:themeColor="text1"/>
        </w:rPr>
        <w:t>needs to</w:t>
      </w:r>
      <w:r>
        <w:rPr>
          <w:rFonts w:cstheme="minorHAnsi"/>
          <w:color w:val="000000" w:themeColor="text1"/>
        </w:rPr>
        <w:t xml:space="preserve"> be updated.  This should resolve multiple remote code </w:t>
      </w:r>
      <w:r w:rsidR="00DE5953">
        <w:rPr>
          <w:rFonts w:cstheme="minorHAnsi"/>
          <w:color w:val="000000" w:themeColor="text1"/>
        </w:rPr>
        <w:t>injections</w:t>
      </w:r>
      <w:r>
        <w:rPr>
          <w:rFonts w:cstheme="minorHAnsi"/>
          <w:color w:val="000000" w:themeColor="text1"/>
        </w:rPr>
        <w:t xml:space="preserve"> and cryptographic based vulnerabilities.  These are primarily supply chain issues which are easy fixes</w:t>
      </w:r>
      <w:r w:rsidR="00DE5953">
        <w:rPr>
          <w:rFonts w:cstheme="minorHAnsi"/>
          <w:color w:val="000000" w:themeColor="text1"/>
        </w:rPr>
        <w:t xml:space="preserve"> with an update and will resolve nearly every vulnerability in the report.</w:t>
      </w:r>
    </w:p>
    <w:p w14:paraId="10BCAE3A" w14:textId="41CA4713" w:rsidR="00A72B7D" w:rsidRDefault="00A72B7D" w:rsidP="00A72B7D">
      <w:pPr>
        <w:suppressAutoHyphens/>
        <w:spacing w:after="0" w:line="240" w:lineRule="auto"/>
        <w:ind w:firstLine="720"/>
        <w:contextualSpacing/>
        <w:rPr>
          <w:rFonts w:cstheme="minorHAnsi"/>
          <w:color w:val="000000" w:themeColor="text1"/>
        </w:rPr>
      </w:pPr>
      <w:r>
        <w:rPr>
          <w:rFonts w:cstheme="minorHAnsi"/>
          <w:color w:val="000000" w:themeColor="text1"/>
        </w:rPr>
        <w:t xml:space="preserve">Requiring valid authentication at every API endpoint will prevent unauthorized access to all information types as well as </w:t>
      </w:r>
      <w:r w:rsidR="00DE5953">
        <w:rPr>
          <w:rFonts w:cstheme="minorHAnsi"/>
          <w:color w:val="000000" w:themeColor="text1"/>
        </w:rPr>
        <w:t>prevent</w:t>
      </w:r>
      <w:r>
        <w:rPr>
          <w:rFonts w:cstheme="minorHAnsi"/>
          <w:color w:val="000000" w:themeColor="text1"/>
        </w:rPr>
        <w:t xml:space="preserve"> the modification or poisoning of data.</w:t>
      </w:r>
    </w:p>
    <w:p w14:paraId="2AC7CBDC" w14:textId="508418E8" w:rsidR="00A72B7D" w:rsidRDefault="00A72B7D" w:rsidP="00A72B7D">
      <w:pPr>
        <w:suppressAutoHyphens/>
        <w:spacing w:after="0" w:line="240" w:lineRule="auto"/>
        <w:ind w:firstLine="720"/>
        <w:contextualSpacing/>
        <w:rPr>
          <w:rFonts w:cstheme="minorHAnsi"/>
          <w:color w:val="000000" w:themeColor="text1"/>
        </w:rPr>
      </w:pPr>
      <w:proofErr w:type="spellStart"/>
      <w:r>
        <w:rPr>
          <w:rFonts w:cstheme="minorHAnsi"/>
          <w:color w:val="000000" w:themeColor="text1"/>
        </w:rPr>
        <w:t>Application.properties</w:t>
      </w:r>
      <w:proofErr w:type="spellEnd"/>
      <w:r>
        <w:rPr>
          <w:rFonts w:cstheme="minorHAnsi"/>
          <w:color w:val="000000" w:themeColor="text1"/>
        </w:rPr>
        <w:t xml:space="preserve"> should have a whitelist indicating allowed filetypes, and perhaps a smaller file size to prevent RCE and DoS attacks.  HTTPS should be enforced as well.</w:t>
      </w:r>
    </w:p>
    <w:p w14:paraId="07F8E15D" w14:textId="3D9F3B83" w:rsidR="00566241" w:rsidRDefault="00A72B7D" w:rsidP="00221726">
      <w:pPr>
        <w:suppressAutoHyphens/>
        <w:spacing w:after="0" w:line="240" w:lineRule="auto"/>
        <w:ind w:firstLine="720"/>
        <w:contextualSpacing/>
        <w:rPr>
          <w:rFonts w:cstheme="minorHAnsi"/>
          <w:color w:val="000000" w:themeColor="text1"/>
        </w:rPr>
      </w:pPr>
      <w:r>
        <w:rPr>
          <w:rFonts w:cstheme="minorHAnsi"/>
          <w:color w:val="000000" w:themeColor="text1"/>
        </w:rPr>
        <w:t>Validation annotations should be added to the input parameters in CRUDcontroller.</w:t>
      </w:r>
      <w:r w:rsidR="00221726">
        <w:rPr>
          <w:rFonts w:cstheme="minorHAnsi"/>
          <w:color w:val="000000" w:themeColor="text1"/>
        </w:rPr>
        <w:t>j</w:t>
      </w:r>
      <w:r>
        <w:rPr>
          <w:rFonts w:cstheme="minorHAnsi"/>
          <w:color w:val="000000" w:themeColor="text1"/>
        </w:rPr>
        <w:t xml:space="preserve">ava </w:t>
      </w:r>
      <w:r w:rsidR="00221726">
        <w:rPr>
          <w:rFonts w:cstheme="minorHAnsi"/>
          <w:color w:val="000000" w:themeColor="text1"/>
        </w:rPr>
        <w:t xml:space="preserve">will improve susceptibility to </w:t>
      </w:r>
      <w:r w:rsidR="00DE5953">
        <w:rPr>
          <w:rFonts w:cstheme="minorHAnsi"/>
          <w:color w:val="000000" w:themeColor="text1"/>
        </w:rPr>
        <w:t>injection-based</w:t>
      </w:r>
      <w:r w:rsidR="00221726">
        <w:rPr>
          <w:rFonts w:cstheme="minorHAnsi"/>
          <w:color w:val="000000" w:themeColor="text1"/>
        </w:rPr>
        <w:t xml:space="preserve"> attacks.  The CRUD.java class should have immutable fields (private final) which will also help with this.</w:t>
      </w:r>
      <w:r w:rsidR="00566241">
        <w:rPr>
          <w:rFonts w:cstheme="minorHAnsi"/>
          <w:color w:val="000000" w:themeColor="text1"/>
        </w:rPr>
        <w:br w:type="page"/>
      </w:r>
    </w:p>
    <w:p w14:paraId="73773C3E" w14:textId="77777777" w:rsidR="003D62C3" w:rsidRDefault="003D62C3" w:rsidP="00566241">
      <w:pPr>
        <w:suppressAutoHyphens/>
        <w:spacing w:after="0" w:line="240" w:lineRule="auto"/>
        <w:contextualSpacing/>
        <w:rPr>
          <w:rFonts w:cstheme="minorHAnsi"/>
        </w:rPr>
      </w:pPr>
    </w:p>
    <w:p w14:paraId="269169F6" w14:textId="2EB4E300" w:rsidR="005F4223" w:rsidRDefault="005F4223" w:rsidP="00566241">
      <w:pPr>
        <w:suppressAutoHyphens/>
        <w:spacing w:after="0" w:line="240" w:lineRule="auto"/>
        <w:contextualSpacing/>
        <w:rPr>
          <w:rFonts w:cstheme="minorHAnsi"/>
        </w:rPr>
      </w:pPr>
      <w:r>
        <w:rPr>
          <w:rFonts w:cstheme="minorHAnsi"/>
        </w:rPr>
        <w:t>Government-related Acts</w:t>
      </w:r>
    </w:p>
    <w:p w14:paraId="6BD637D6" w14:textId="77777777" w:rsidR="005F4223" w:rsidRDefault="005F4223" w:rsidP="00566241">
      <w:pPr>
        <w:suppressAutoHyphens/>
        <w:spacing w:after="0" w:line="240" w:lineRule="auto"/>
        <w:contextualSpacing/>
        <w:rPr>
          <w:rFonts w:cstheme="minorHAnsi"/>
        </w:rPr>
      </w:pPr>
    </w:p>
    <w:p w14:paraId="7D0A17DA" w14:textId="17BAC729" w:rsidR="00566241" w:rsidRPr="00566241" w:rsidRDefault="00566241" w:rsidP="00566241">
      <w:pPr>
        <w:suppressAutoHyphens/>
        <w:spacing w:after="0" w:line="240" w:lineRule="auto"/>
        <w:contextualSpacing/>
        <w:rPr>
          <w:rFonts w:cstheme="minorHAnsi"/>
        </w:rPr>
      </w:pPr>
      <w:r w:rsidRPr="00566241">
        <w:rPr>
          <w:rFonts w:cstheme="minorHAnsi"/>
        </w:rPr>
        <w:t xml:space="preserve">DAD, T. K. (Acting, &amp; Nguyen, S. T. (2024, April 3). </w:t>
      </w:r>
      <w:r w:rsidRPr="00566241">
        <w:rPr>
          <w:rFonts w:cstheme="minorHAnsi"/>
          <w:i/>
          <w:iCs/>
        </w:rPr>
        <w:t>Gramm-Leach-Bliley Act</w:t>
      </w:r>
      <w:r w:rsidRPr="00566241">
        <w:rPr>
          <w:rFonts w:cstheme="minorHAnsi"/>
        </w:rPr>
        <w:t xml:space="preserve">. Federal Trade Commission. https://www.ftc.gov/legal-library/browse/statutes/gramm-leach-bliley-act </w:t>
      </w:r>
    </w:p>
    <w:p w14:paraId="44C39290" w14:textId="77777777" w:rsidR="00566241" w:rsidRDefault="00566241" w:rsidP="00DC5AB3">
      <w:pPr>
        <w:suppressAutoHyphens/>
        <w:spacing w:after="0" w:line="240" w:lineRule="auto"/>
        <w:contextualSpacing/>
        <w:rPr>
          <w:rFonts w:cstheme="minorHAnsi"/>
        </w:rPr>
      </w:pPr>
    </w:p>
    <w:p w14:paraId="5DCEEF67" w14:textId="77777777" w:rsidR="00566241" w:rsidRPr="00566241" w:rsidRDefault="00566241" w:rsidP="00566241">
      <w:pPr>
        <w:suppressAutoHyphens/>
        <w:spacing w:after="0" w:line="240" w:lineRule="auto"/>
        <w:contextualSpacing/>
        <w:rPr>
          <w:rFonts w:cstheme="minorHAnsi"/>
        </w:rPr>
      </w:pPr>
      <w:r w:rsidRPr="00566241">
        <w:rPr>
          <w:rFonts w:cstheme="minorHAnsi"/>
        </w:rPr>
        <w:t xml:space="preserve">H.R.3763 - 107th Congress (2001-2002): Sarbanes-Oxley Act of 2002 | Congress.gov | Library of Congress. (n.d.). https://www.congress.gov/bill/107th-congress/house-bill/3763 </w:t>
      </w:r>
    </w:p>
    <w:p w14:paraId="33B4809B" w14:textId="77777777" w:rsidR="00566241" w:rsidRDefault="00566241" w:rsidP="00DC5AB3">
      <w:pPr>
        <w:suppressAutoHyphens/>
        <w:spacing w:after="0" w:line="240" w:lineRule="auto"/>
        <w:contextualSpacing/>
        <w:rPr>
          <w:rFonts w:cstheme="minorHAnsi"/>
        </w:rPr>
      </w:pPr>
    </w:p>
    <w:p w14:paraId="6AC72F66" w14:textId="77777777" w:rsidR="00566241" w:rsidRPr="00566241" w:rsidRDefault="00566241" w:rsidP="00566241">
      <w:pPr>
        <w:suppressAutoHyphens/>
        <w:spacing w:after="0" w:line="240" w:lineRule="auto"/>
        <w:contextualSpacing/>
        <w:rPr>
          <w:rFonts w:cstheme="minorHAnsi"/>
        </w:rPr>
      </w:pPr>
      <w:r w:rsidRPr="00566241">
        <w:rPr>
          <w:rFonts w:cstheme="minorHAnsi"/>
          <w:i/>
          <w:iCs/>
        </w:rPr>
        <w:t>Legal text</w:t>
      </w:r>
      <w:r w:rsidRPr="00566241">
        <w:rPr>
          <w:rFonts w:cstheme="minorHAnsi"/>
        </w:rPr>
        <w:t xml:space="preserve">. General Data Protection Regulation (GDPR). (2024, April 22). https://gdpr-info.eu/ </w:t>
      </w:r>
    </w:p>
    <w:p w14:paraId="627D5E0D" w14:textId="77777777" w:rsidR="00566241" w:rsidRDefault="00566241" w:rsidP="00DC5AB3">
      <w:pPr>
        <w:suppressAutoHyphens/>
        <w:spacing w:after="0" w:line="240" w:lineRule="auto"/>
        <w:contextualSpacing/>
        <w:rPr>
          <w:rFonts w:cstheme="minorHAnsi"/>
        </w:rPr>
      </w:pPr>
    </w:p>
    <w:p w14:paraId="07F10D32" w14:textId="77777777" w:rsidR="004844EF" w:rsidRDefault="004844EF" w:rsidP="00DC5AB3">
      <w:pPr>
        <w:suppressAutoHyphens/>
        <w:spacing w:after="0" w:line="240" w:lineRule="auto"/>
        <w:contextualSpacing/>
        <w:rPr>
          <w:rFonts w:cstheme="minorHAnsi"/>
        </w:rPr>
      </w:pPr>
    </w:p>
    <w:p w14:paraId="02505ACA" w14:textId="709A60E6" w:rsidR="005F4223" w:rsidRDefault="005F4223" w:rsidP="00DC5AB3">
      <w:pPr>
        <w:suppressAutoHyphens/>
        <w:spacing w:after="0" w:line="240" w:lineRule="auto"/>
        <w:contextualSpacing/>
        <w:rPr>
          <w:rFonts w:cstheme="minorHAnsi"/>
        </w:rPr>
      </w:pPr>
      <w:r>
        <w:rPr>
          <w:rFonts w:cstheme="minorHAnsi"/>
        </w:rPr>
        <w:t>Vulnerabilities</w:t>
      </w:r>
      <w:r w:rsidR="004844EF">
        <w:rPr>
          <w:rFonts w:cstheme="minorHAnsi"/>
        </w:rPr>
        <w:t xml:space="preserve"> sources</w:t>
      </w:r>
    </w:p>
    <w:p w14:paraId="52BF122E" w14:textId="77777777" w:rsidR="004844EF" w:rsidRDefault="004844EF" w:rsidP="00DC5AB3">
      <w:pPr>
        <w:suppressAutoHyphens/>
        <w:spacing w:after="0" w:line="240" w:lineRule="auto"/>
        <w:contextualSpacing/>
        <w:rPr>
          <w:rFonts w:cstheme="minorHAnsi"/>
        </w:rPr>
      </w:pPr>
    </w:p>
    <w:p w14:paraId="696F511B" w14:textId="77777777" w:rsidR="00871C78" w:rsidRPr="00871C78" w:rsidRDefault="00871C78" w:rsidP="00871C78">
      <w:pPr>
        <w:suppressAutoHyphens/>
        <w:spacing w:after="0" w:line="240" w:lineRule="auto"/>
        <w:contextualSpacing/>
        <w:rPr>
          <w:rFonts w:cstheme="minorHAnsi"/>
        </w:rPr>
      </w:pPr>
      <w:r w:rsidRPr="00871C78">
        <w:rPr>
          <w:rFonts w:cstheme="minorHAnsi"/>
          <w:i/>
          <w:iCs/>
        </w:rPr>
        <w:t xml:space="preserve">Maven Repository: </w:t>
      </w:r>
      <w:proofErr w:type="spellStart"/>
      <w:proofErr w:type="gramStart"/>
      <w:r w:rsidRPr="00871C78">
        <w:rPr>
          <w:rFonts w:cstheme="minorHAnsi"/>
          <w:i/>
          <w:iCs/>
        </w:rPr>
        <w:t>Org.springframework.boot</w:t>
      </w:r>
      <w:proofErr w:type="spellEnd"/>
      <w:proofErr w:type="gramEnd"/>
      <w:r w:rsidRPr="00871C78">
        <w:rPr>
          <w:rFonts w:cstheme="minorHAnsi"/>
          <w:i/>
          <w:iCs/>
        </w:rPr>
        <w:t> » spring-boot » 2.2.</w:t>
      </w:r>
      <w:proofErr w:type="gramStart"/>
      <w:r w:rsidRPr="00871C78">
        <w:rPr>
          <w:rFonts w:cstheme="minorHAnsi"/>
          <w:i/>
          <w:iCs/>
        </w:rPr>
        <w:t>2.release</w:t>
      </w:r>
      <w:proofErr w:type="gramEnd"/>
      <w:r w:rsidRPr="00871C78">
        <w:rPr>
          <w:rFonts w:cstheme="minorHAnsi"/>
        </w:rPr>
        <w:t xml:space="preserve">. Maven Repository. (n.d.). https://mvnrepository.com/artifact/org.springframework.boot/spring-boot/2.2.2.RELEASE </w:t>
      </w:r>
    </w:p>
    <w:p w14:paraId="5A66E7A1" w14:textId="77777777" w:rsidR="005F4223" w:rsidRDefault="005F4223" w:rsidP="00DC5AB3">
      <w:pPr>
        <w:suppressAutoHyphens/>
        <w:spacing w:after="0" w:line="240" w:lineRule="auto"/>
        <w:contextualSpacing/>
        <w:rPr>
          <w:rFonts w:cstheme="minorHAnsi"/>
        </w:rPr>
      </w:pPr>
    </w:p>
    <w:p w14:paraId="09043EE3" w14:textId="77777777" w:rsidR="00C31D5B" w:rsidRPr="00C31D5B" w:rsidRDefault="00C31D5B" w:rsidP="00C31D5B">
      <w:pPr>
        <w:suppressAutoHyphens/>
        <w:spacing w:after="0" w:line="240" w:lineRule="auto"/>
        <w:contextualSpacing/>
        <w:rPr>
          <w:rFonts w:cstheme="minorHAnsi"/>
        </w:rPr>
      </w:pPr>
      <w:r w:rsidRPr="00C31D5B">
        <w:rPr>
          <w:rFonts w:cstheme="minorHAnsi"/>
          <w:i/>
          <w:iCs/>
        </w:rPr>
        <w:t xml:space="preserve">Maven Repository: </w:t>
      </w:r>
      <w:proofErr w:type="spellStart"/>
      <w:r w:rsidRPr="00C31D5B">
        <w:rPr>
          <w:rFonts w:cstheme="minorHAnsi"/>
          <w:i/>
          <w:iCs/>
        </w:rPr>
        <w:t>Org.bouncycastle</w:t>
      </w:r>
      <w:proofErr w:type="spellEnd"/>
      <w:r w:rsidRPr="00C31D5B">
        <w:rPr>
          <w:rFonts w:cstheme="minorHAnsi"/>
          <w:i/>
          <w:iCs/>
        </w:rPr>
        <w:t> » bcprov-JDK16 » 1.46</w:t>
      </w:r>
      <w:r w:rsidRPr="00C31D5B">
        <w:rPr>
          <w:rFonts w:cstheme="minorHAnsi"/>
        </w:rPr>
        <w:t xml:space="preserve">. Maven Repository. (n.d.-a). https://mvnrepository.com/artifact/org.bouncycastle/bcprov-jdk16/1.46 </w:t>
      </w:r>
    </w:p>
    <w:p w14:paraId="75DDA3A3" w14:textId="77777777" w:rsidR="00C31D5B" w:rsidRPr="000B05B1" w:rsidRDefault="00C31D5B" w:rsidP="00DC5AB3">
      <w:pPr>
        <w:suppressAutoHyphens/>
        <w:spacing w:after="0" w:line="240" w:lineRule="auto"/>
        <w:contextualSpacing/>
        <w:rPr>
          <w:rFonts w:cstheme="minorHAnsi"/>
        </w:rPr>
      </w:pPr>
    </w:p>
    <w:sectPr w:rsidR="00C31D5B" w:rsidRPr="000B05B1" w:rsidSect="00F20525">
      <w:headerReference w:type="default" r:id="rId210"/>
      <w:footerReference w:type="even" r:id="rId211"/>
      <w:footerReference w:type="default" r:id="rId2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1D4C8" w14:textId="77777777" w:rsidR="00F82942" w:rsidRDefault="00F82942" w:rsidP="002F3F84">
      <w:r>
        <w:separator/>
      </w:r>
    </w:p>
  </w:endnote>
  <w:endnote w:type="continuationSeparator" w:id="0">
    <w:p w14:paraId="364740BC" w14:textId="77777777" w:rsidR="00F82942" w:rsidRDefault="00F82942" w:rsidP="002F3F84">
      <w:r>
        <w:continuationSeparator/>
      </w:r>
    </w:p>
  </w:endnote>
  <w:endnote w:type="continuationNotice" w:id="1">
    <w:p w14:paraId="049EE5F7" w14:textId="77777777" w:rsidR="00F82942" w:rsidRDefault="00F829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BD7D" w14:textId="77777777" w:rsidR="00F82942" w:rsidRDefault="00F82942" w:rsidP="002F3F84">
      <w:r>
        <w:separator/>
      </w:r>
    </w:p>
  </w:footnote>
  <w:footnote w:type="continuationSeparator" w:id="0">
    <w:p w14:paraId="2A80CDA6" w14:textId="77777777" w:rsidR="00F82942" w:rsidRDefault="00F82942" w:rsidP="002F3F84">
      <w:r>
        <w:continuationSeparator/>
      </w:r>
    </w:p>
  </w:footnote>
  <w:footnote w:type="continuationNotice" w:id="1">
    <w:p w14:paraId="759E8081" w14:textId="77777777" w:rsidR="00F82942" w:rsidRDefault="00F829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47368C1"/>
    <w:multiLevelType w:val="hybridMultilevel"/>
    <w:tmpl w:val="9D241942"/>
    <w:lvl w:ilvl="0" w:tplc="D13473DE">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9"/>
  </w:num>
  <w:num w:numId="3" w16cid:durableId="48696316">
    <w:abstractNumId w:val="7"/>
  </w:num>
  <w:num w:numId="4" w16cid:durableId="400517338">
    <w:abstractNumId w:val="24"/>
  </w:num>
  <w:num w:numId="5" w16cid:durableId="1327516238">
    <w:abstractNumId w:val="21"/>
  </w:num>
  <w:num w:numId="6" w16cid:durableId="1023173312">
    <w:abstractNumId w:val="2"/>
  </w:num>
  <w:num w:numId="7" w16cid:durableId="667905391">
    <w:abstractNumId w:val="8"/>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3"/>
  </w:num>
  <w:num w:numId="19" w16cid:durableId="189877605">
    <w:abstractNumId w:val="6"/>
  </w:num>
  <w:num w:numId="20" w16cid:durableId="1198857267">
    <w:abstractNumId w:val="22"/>
  </w:num>
  <w:num w:numId="21" w16cid:durableId="1595164647">
    <w:abstractNumId w:val="25"/>
  </w:num>
  <w:num w:numId="22" w16cid:durableId="502403426">
    <w:abstractNumId w:val="10"/>
  </w:num>
  <w:num w:numId="23" w16cid:durableId="1402559692">
    <w:abstractNumId w:val="3"/>
  </w:num>
  <w:num w:numId="24" w16cid:durableId="210264192">
    <w:abstractNumId w:val="18"/>
  </w:num>
  <w:num w:numId="25" w16cid:durableId="318656350">
    <w:abstractNumId w:val="5"/>
  </w:num>
  <w:num w:numId="26" w16cid:durableId="1794061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6E8A"/>
    <w:rsid w:val="00020066"/>
    <w:rsid w:val="000244AC"/>
    <w:rsid w:val="00025C05"/>
    <w:rsid w:val="00031CCA"/>
    <w:rsid w:val="00032A6D"/>
    <w:rsid w:val="0003798F"/>
    <w:rsid w:val="00042F5D"/>
    <w:rsid w:val="00045F04"/>
    <w:rsid w:val="00052476"/>
    <w:rsid w:val="000549BF"/>
    <w:rsid w:val="00056826"/>
    <w:rsid w:val="00082B9E"/>
    <w:rsid w:val="000A31B0"/>
    <w:rsid w:val="000A5549"/>
    <w:rsid w:val="000B03FF"/>
    <w:rsid w:val="000B0490"/>
    <w:rsid w:val="000B05B1"/>
    <w:rsid w:val="000B4162"/>
    <w:rsid w:val="000B4303"/>
    <w:rsid w:val="000B48BE"/>
    <w:rsid w:val="000C030F"/>
    <w:rsid w:val="000C0B1C"/>
    <w:rsid w:val="000C4692"/>
    <w:rsid w:val="000C48E0"/>
    <w:rsid w:val="000D0C20"/>
    <w:rsid w:val="000D2A1B"/>
    <w:rsid w:val="000D4003"/>
    <w:rsid w:val="000D4B1E"/>
    <w:rsid w:val="000E59F0"/>
    <w:rsid w:val="000F2249"/>
    <w:rsid w:val="000F3954"/>
    <w:rsid w:val="000F53E6"/>
    <w:rsid w:val="00113667"/>
    <w:rsid w:val="001240EF"/>
    <w:rsid w:val="00125FEF"/>
    <w:rsid w:val="00130B10"/>
    <w:rsid w:val="0013182C"/>
    <w:rsid w:val="001413FB"/>
    <w:rsid w:val="00141A32"/>
    <w:rsid w:val="00152EBA"/>
    <w:rsid w:val="00157C8D"/>
    <w:rsid w:val="00163879"/>
    <w:rsid w:val="0016475A"/>
    <w:rsid w:val="001650C9"/>
    <w:rsid w:val="00165D6C"/>
    <w:rsid w:val="001704CE"/>
    <w:rsid w:val="001713A8"/>
    <w:rsid w:val="001728F1"/>
    <w:rsid w:val="00173CC0"/>
    <w:rsid w:val="0017664E"/>
    <w:rsid w:val="00181F54"/>
    <w:rsid w:val="00187548"/>
    <w:rsid w:val="001A381D"/>
    <w:rsid w:val="001C55A7"/>
    <w:rsid w:val="001C62C4"/>
    <w:rsid w:val="001D5778"/>
    <w:rsid w:val="001E2BC4"/>
    <w:rsid w:val="001E5399"/>
    <w:rsid w:val="001E664A"/>
    <w:rsid w:val="001F2B71"/>
    <w:rsid w:val="001F347C"/>
    <w:rsid w:val="0020378C"/>
    <w:rsid w:val="00205A55"/>
    <w:rsid w:val="002079DF"/>
    <w:rsid w:val="00207A4B"/>
    <w:rsid w:val="0021706D"/>
    <w:rsid w:val="00217B77"/>
    <w:rsid w:val="00221726"/>
    <w:rsid w:val="00221B69"/>
    <w:rsid w:val="00223220"/>
    <w:rsid w:val="002232A4"/>
    <w:rsid w:val="00223478"/>
    <w:rsid w:val="00225BE2"/>
    <w:rsid w:val="00226919"/>
    <w:rsid w:val="00227B50"/>
    <w:rsid w:val="002307FE"/>
    <w:rsid w:val="00232372"/>
    <w:rsid w:val="00234FC3"/>
    <w:rsid w:val="002351B3"/>
    <w:rsid w:val="00235387"/>
    <w:rsid w:val="0024339C"/>
    <w:rsid w:val="0024410C"/>
    <w:rsid w:val="00244C3B"/>
    <w:rsid w:val="00250101"/>
    <w:rsid w:val="00254C9B"/>
    <w:rsid w:val="00262D50"/>
    <w:rsid w:val="00266758"/>
    <w:rsid w:val="002712C7"/>
    <w:rsid w:val="00271E26"/>
    <w:rsid w:val="002778D5"/>
    <w:rsid w:val="00281DF1"/>
    <w:rsid w:val="00283077"/>
    <w:rsid w:val="00283B7F"/>
    <w:rsid w:val="0029550E"/>
    <w:rsid w:val="002A2845"/>
    <w:rsid w:val="002B1BE5"/>
    <w:rsid w:val="002B39FF"/>
    <w:rsid w:val="002B4C2F"/>
    <w:rsid w:val="002C0C26"/>
    <w:rsid w:val="002D092A"/>
    <w:rsid w:val="002D41B0"/>
    <w:rsid w:val="002D79BF"/>
    <w:rsid w:val="002DA730"/>
    <w:rsid w:val="002E0F5F"/>
    <w:rsid w:val="002F3F84"/>
    <w:rsid w:val="002F66FC"/>
    <w:rsid w:val="00304DE7"/>
    <w:rsid w:val="00310A8F"/>
    <w:rsid w:val="0031694C"/>
    <w:rsid w:val="00321D27"/>
    <w:rsid w:val="003221D7"/>
    <w:rsid w:val="0032740C"/>
    <w:rsid w:val="00330513"/>
    <w:rsid w:val="00344446"/>
    <w:rsid w:val="003508EE"/>
    <w:rsid w:val="00351C58"/>
    <w:rsid w:val="00352FD0"/>
    <w:rsid w:val="00353268"/>
    <w:rsid w:val="00355C63"/>
    <w:rsid w:val="003629DA"/>
    <w:rsid w:val="003668EB"/>
    <w:rsid w:val="003726AD"/>
    <w:rsid w:val="0037344C"/>
    <w:rsid w:val="003736AF"/>
    <w:rsid w:val="0037639E"/>
    <w:rsid w:val="00380AA7"/>
    <w:rsid w:val="0039287E"/>
    <w:rsid w:val="00393181"/>
    <w:rsid w:val="003978AA"/>
    <w:rsid w:val="003A0BF9"/>
    <w:rsid w:val="003A2F8A"/>
    <w:rsid w:val="003A41FA"/>
    <w:rsid w:val="003B1563"/>
    <w:rsid w:val="003B5A02"/>
    <w:rsid w:val="003C0D1F"/>
    <w:rsid w:val="003C11F7"/>
    <w:rsid w:val="003C2AE6"/>
    <w:rsid w:val="003C449E"/>
    <w:rsid w:val="003D5918"/>
    <w:rsid w:val="003D62C3"/>
    <w:rsid w:val="003E24BD"/>
    <w:rsid w:val="003E399D"/>
    <w:rsid w:val="003E4109"/>
    <w:rsid w:val="003E5350"/>
    <w:rsid w:val="003E6C7B"/>
    <w:rsid w:val="003F32E7"/>
    <w:rsid w:val="003F4284"/>
    <w:rsid w:val="003F4787"/>
    <w:rsid w:val="003F5125"/>
    <w:rsid w:val="003F695D"/>
    <w:rsid w:val="00406A34"/>
    <w:rsid w:val="004079F2"/>
    <w:rsid w:val="0041112A"/>
    <w:rsid w:val="00411A2C"/>
    <w:rsid w:val="00422F4A"/>
    <w:rsid w:val="00422FD9"/>
    <w:rsid w:val="004245C5"/>
    <w:rsid w:val="00431383"/>
    <w:rsid w:val="004333E0"/>
    <w:rsid w:val="004358DD"/>
    <w:rsid w:val="00451F78"/>
    <w:rsid w:val="00453EE3"/>
    <w:rsid w:val="004609FD"/>
    <w:rsid w:val="00460DE5"/>
    <w:rsid w:val="0046151B"/>
    <w:rsid w:val="00462F70"/>
    <w:rsid w:val="004802CA"/>
    <w:rsid w:val="004844EF"/>
    <w:rsid w:val="00485402"/>
    <w:rsid w:val="00487D4F"/>
    <w:rsid w:val="00490C19"/>
    <w:rsid w:val="004920FE"/>
    <w:rsid w:val="004968A6"/>
    <w:rsid w:val="004A1FB6"/>
    <w:rsid w:val="004A477D"/>
    <w:rsid w:val="004B3B08"/>
    <w:rsid w:val="004B40B7"/>
    <w:rsid w:val="004B7616"/>
    <w:rsid w:val="004C3F71"/>
    <w:rsid w:val="004C7E5F"/>
    <w:rsid w:val="004D1908"/>
    <w:rsid w:val="004D2055"/>
    <w:rsid w:val="004D4292"/>
    <w:rsid w:val="004D476B"/>
    <w:rsid w:val="004D48F7"/>
    <w:rsid w:val="004E0139"/>
    <w:rsid w:val="004E1C43"/>
    <w:rsid w:val="004F77B7"/>
    <w:rsid w:val="00504221"/>
    <w:rsid w:val="00512D0F"/>
    <w:rsid w:val="00512EDE"/>
    <w:rsid w:val="00513029"/>
    <w:rsid w:val="00521D92"/>
    <w:rsid w:val="00522199"/>
    <w:rsid w:val="00523478"/>
    <w:rsid w:val="00531FBF"/>
    <w:rsid w:val="00532A24"/>
    <w:rsid w:val="00544AC4"/>
    <w:rsid w:val="005479D5"/>
    <w:rsid w:val="005529D1"/>
    <w:rsid w:val="00552FE2"/>
    <w:rsid w:val="005570B7"/>
    <w:rsid w:val="00561729"/>
    <w:rsid w:val="00566241"/>
    <w:rsid w:val="00570E62"/>
    <w:rsid w:val="00571349"/>
    <w:rsid w:val="0058064D"/>
    <w:rsid w:val="00582684"/>
    <w:rsid w:val="0058528C"/>
    <w:rsid w:val="005A0DB2"/>
    <w:rsid w:val="005A6070"/>
    <w:rsid w:val="005A617E"/>
    <w:rsid w:val="005A7C7F"/>
    <w:rsid w:val="005B5B97"/>
    <w:rsid w:val="005B61CE"/>
    <w:rsid w:val="005C1A27"/>
    <w:rsid w:val="005C4D4E"/>
    <w:rsid w:val="005C592D"/>
    <w:rsid w:val="005C593C"/>
    <w:rsid w:val="005D077D"/>
    <w:rsid w:val="005D1FB0"/>
    <w:rsid w:val="005D5FE7"/>
    <w:rsid w:val="005E083C"/>
    <w:rsid w:val="005E3ECE"/>
    <w:rsid w:val="005F1644"/>
    <w:rsid w:val="005F3369"/>
    <w:rsid w:val="005F4223"/>
    <w:rsid w:val="005F574E"/>
    <w:rsid w:val="005F5DEB"/>
    <w:rsid w:val="00613E41"/>
    <w:rsid w:val="00625101"/>
    <w:rsid w:val="00630494"/>
    <w:rsid w:val="00633225"/>
    <w:rsid w:val="006353DF"/>
    <w:rsid w:val="00643E9B"/>
    <w:rsid w:val="0064513F"/>
    <w:rsid w:val="00652182"/>
    <w:rsid w:val="00661DA0"/>
    <w:rsid w:val="00662A90"/>
    <w:rsid w:val="00666994"/>
    <w:rsid w:val="00680112"/>
    <w:rsid w:val="006872F6"/>
    <w:rsid w:val="00687F67"/>
    <w:rsid w:val="006955A1"/>
    <w:rsid w:val="006A5BF2"/>
    <w:rsid w:val="006B66FE"/>
    <w:rsid w:val="006B75EE"/>
    <w:rsid w:val="006C0A2E"/>
    <w:rsid w:val="006C177C"/>
    <w:rsid w:val="006C197D"/>
    <w:rsid w:val="006C3269"/>
    <w:rsid w:val="006E696C"/>
    <w:rsid w:val="006F1507"/>
    <w:rsid w:val="006F2F77"/>
    <w:rsid w:val="006F40F9"/>
    <w:rsid w:val="006F43C0"/>
    <w:rsid w:val="00700D10"/>
    <w:rsid w:val="00701727"/>
    <w:rsid w:val="00701A84"/>
    <w:rsid w:val="007033DB"/>
    <w:rsid w:val="00703B2B"/>
    <w:rsid w:val="00705D42"/>
    <w:rsid w:val="0070734F"/>
    <w:rsid w:val="007205AF"/>
    <w:rsid w:val="00720D53"/>
    <w:rsid w:val="00724017"/>
    <w:rsid w:val="00733E79"/>
    <w:rsid w:val="007354E0"/>
    <w:rsid w:val="00737C19"/>
    <w:rsid w:val="007409B4"/>
    <w:rsid w:val="007415E6"/>
    <w:rsid w:val="007573ED"/>
    <w:rsid w:val="00760100"/>
    <w:rsid w:val="007614A1"/>
    <w:rsid w:val="007617B2"/>
    <w:rsid w:val="00761B04"/>
    <w:rsid w:val="0076536F"/>
    <w:rsid w:val="00776757"/>
    <w:rsid w:val="0078046E"/>
    <w:rsid w:val="00786AA6"/>
    <w:rsid w:val="007A08B5"/>
    <w:rsid w:val="007A5B3B"/>
    <w:rsid w:val="007A6565"/>
    <w:rsid w:val="007A6D43"/>
    <w:rsid w:val="007B0805"/>
    <w:rsid w:val="007B18C8"/>
    <w:rsid w:val="007B6A4B"/>
    <w:rsid w:val="007C42C1"/>
    <w:rsid w:val="007C4CA8"/>
    <w:rsid w:val="007D4D56"/>
    <w:rsid w:val="007E5EA6"/>
    <w:rsid w:val="007F6E85"/>
    <w:rsid w:val="00800C19"/>
    <w:rsid w:val="00801F57"/>
    <w:rsid w:val="0080623E"/>
    <w:rsid w:val="00806508"/>
    <w:rsid w:val="00811600"/>
    <w:rsid w:val="00812410"/>
    <w:rsid w:val="008162CD"/>
    <w:rsid w:val="008226C3"/>
    <w:rsid w:val="00823CDF"/>
    <w:rsid w:val="008254E8"/>
    <w:rsid w:val="008268A3"/>
    <w:rsid w:val="00826E30"/>
    <w:rsid w:val="00841BCB"/>
    <w:rsid w:val="008420AE"/>
    <w:rsid w:val="00844851"/>
    <w:rsid w:val="00847593"/>
    <w:rsid w:val="008508D0"/>
    <w:rsid w:val="00854BF0"/>
    <w:rsid w:val="008561C4"/>
    <w:rsid w:val="00861EBC"/>
    <w:rsid w:val="00861EC1"/>
    <w:rsid w:val="00871C78"/>
    <w:rsid w:val="00877002"/>
    <w:rsid w:val="00884AE3"/>
    <w:rsid w:val="00892653"/>
    <w:rsid w:val="008A6C37"/>
    <w:rsid w:val="008B48CF"/>
    <w:rsid w:val="008C37CE"/>
    <w:rsid w:val="008C446D"/>
    <w:rsid w:val="008C69FB"/>
    <w:rsid w:val="008D181A"/>
    <w:rsid w:val="008D3221"/>
    <w:rsid w:val="008E6AF5"/>
    <w:rsid w:val="008E7E10"/>
    <w:rsid w:val="008F26B4"/>
    <w:rsid w:val="008F3828"/>
    <w:rsid w:val="0090104E"/>
    <w:rsid w:val="00906762"/>
    <w:rsid w:val="009075F4"/>
    <w:rsid w:val="00912B57"/>
    <w:rsid w:val="009142C5"/>
    <w:rsid w:val="00921C2E"/>
    <w:rsid w:val="009238A4"/>
    <w:rsid w:val="009279EB"/>
    <w:rsid w:val="009303F9"/>
    <w:rsid w:val="00932290"/>
    <w:rsid w:val="00935471"/>
    <w:rsid w:val="00935D5E"/>
    <w:rsid w:val="00940B1A"/>
    <w:rsid w:val="00943892"/>
    <w:rsid w:val="00944D65"/>
    <w:rsid w:val="00962AB1"/>
    <w:rsid w:val="00966538"/>
    <w:rsid w:val="0096749D"/>
    <w:rsid w:val="009714E8"/>
    <w:rsid w:val="00974AE3"/>
    <w:rsid w:val="009774F3"/>
    <w:rsid w:val="00983EDF"/>
    <w:rsid w:val="00985428"/>
    <w:rsid w:val="00987D1A"/>
    <w:rsid w:val="009A0496"/>
    <w:rsid w:val="009B06B0"/>
    <w:rsid w:val="009B0AA5"/>
    <w:rsid w:val="009B1496"/>
    <w:rsid w:val="009B6441"/>
    <w:rsid w:val="009C11B9"/>
    <w:rsid w:val="009C28FC"/>
    <w:rsid w:val="009C6202"/>
    <w:rsid w:val="009C6E01"/>
    <w:rsid w:val="009D2C5B"/>
    <w:rsid w:val="009D3AA2"/>
    <w:rsid w:val="009D5C18"/>
    <w:rsid w:val="009E09C2"/>
    <w:rsid w:val="009F00FC"/>
    <w:rsid w:val="009F4672"/>
    <w:rsid w:val="00A10932"/>
    <w:rsid w:val="00A12BCB"/>
    <w:rsid w:val="00A146AA"/>
    <w:rsid w:val="00A3204C"/>
    <w:rsid w:val="00A36CDD"/>
    <w:rsid w:val="00A44D28"/>
    <w:rsid w:val="00A45B2C"/>
    <w:rsid w:val="00A472D7"/>
    <w:rsid w:val="00A57A92"/>
    <w:rsid w:val="00A61B56"/>
    <w:rsid w:val="00A71C4B"/>
    <w:rsid w:val="00A728D4"/>
    <w:rsid w:val="00A72B7D"/>
    <w:rsid w:val="00A7700C"/>
    <w:rsid w:val="00A808E1"/>
    <w:rsid w:val="00A85B40"/>
    <w:rsid w:val="00A85FA2"/>
    <w:rsid w:val="00A9068B"/>
    <w:rsid w:val="00A94BDC"/>
    <w:rsid w:val="00AA228E"/>
    <w:rsid w:val="00AC5A57"/>
    <w:rsid w:val="00AD0ECB"/>
    <w:rsid w:val="00AE1526"/>
    <w:rsid w:val="00AE2570"/>
    <w:rsid w:val="00AE28C6"/>
    <w:rsid w:val="00AE57D2"/>
    <w:rsid w:val="00AE5B33"/>
    <w:rsid w:val="00AF1198"/>
    <w:rsid w:val="00AF4C03"/>
    <w:rsid w:val="00B03665"/>
    <w:rsid w:val="00B03C25"/>
    <w:rsid w:val="00B1117F"/>
    <w:rsid w:val="00B11844"/>
    <w:rsid w:val="00B11E7D"/>
    <w:rsid w:val="00B1598A"/>
    <w:rsid w:val="00B1648E"/>
    <w:rsid w:val="00B17C03"/>
    <w:rsid w:val="00B20F52"/>
    <w:rsid w:val="00B307F1"/>
    <w:rsid w:val="00B30A42"/>
    <w:rsid w:val="00B30D39"/>
    <w:rsid w:val="00B31467"/>
    <w:rsid w:val="00B31D4B"/>
    <w:rsid w:val="00B31D94"/>
    <w:rsid w:val="00B35185"/>
    <w:rsid w:val="00B41EF8"/>
    <w:rsid w:val="00B46BAB"/>
    <w:rsid w:val="00B50C83"/>
    <w:rsid w:val="00B52B27"/>
    <w:rsid w:val="00B56ED7"/>
    <w:rsid w:val="00B64D30"/>
    <w:rsid w:val="00B66096"/>
    <w:rsid w:val="00B66A6E"/>
    <w:rsid w:val="00B70EF1"/>
    <w:rsid w:val="00B823CA"/>
    <w:rsid w:val="00B832CC"/>
    <w:rsid w:val="00B84DC9"/>
    <w:rsid w:val="00BA3C8A"/>
    <w:rsid w:val="00BA5E2A"/>
    <w:rsid w:val="00BB1033"/>
    <w:rsid w:val="00BB520B"/>
    <w:rsid w:val="00BB66B1"/>
    <w:rsid w:val="00BD0400"/>
    <w:rsid w:val="00BD4019"/>
    <w:rsid w:val="00BD7E3E"/>
    <w:rsid w:val="00BE0644"/>
    <w:rsid w:val="00BE22B6"/>
    <w:rsid w:val="00BE5AC6"/>
    <w:rsid w:val="00BE70F5"/>
    <w:rsid w:val="00BE7795"/>
    <w:rsid w:val="00BE77E2"/>
    <w:rsid w:val="00BF2E4C"/>
    <w:rsid w:val="00BF4E7E"/>
    <w:rsid w:val="00BF59D0"/>
    <w:rsid w:val="00BF677C"/>
    <w:rsid w:val="00C04806"/>
    <w:rsid w:val="00C06A29"/>
    <w:rsid w:val="00C06A93"/>
    <w:rsid w:val="00C072AD"/>
    <w:rsid w:val="00C10024"/>
    <w:rsid w:val="00C1046A"/>
    <w:rsid w:val="00C177C5"/>
    <w:rsid w:val="00C24187"/>
    <w:rsid w:val="00C27A01"/>
    <w:rsid w:val="00C31D5B"/>
    <w:rsid w:val="00C40227"/>
    <w:rsid w:val="00C41B36"/>
    <w:rsid w:val="00C42BEE"/>
    <w:rsid w:val="00C44E51"/>
    <w:rsid w:val="00C46435"/>
    <w:rsid w:val="00C4772D"/>
    <w:rsid w:val="00C51E21"/>
    <w:rsid w:val="00C53C0D"/>
    <w:rsid w:val="00C56FC2"/>
    <w:rsid w:val="00C61C33"/>
    <w:rsid w:val="00C65510"/>
    <w:rsid w:val="00C74829"/>
    <w:rsid w:val="00C775F8"/>
    <w:rsid w:val="00C8056A"/>
    <w:rsid w:val="00C815C7"/>
    <w:rsid w:val="00C9344F"/>
    <w:rsid w:val="00C94751"/>
    <w:rsid w:val="00C94B34"/>
    <w:rsid w:val="00C95DB4"/>
    <w:rsid w:val="00C9734C"/>
    <w:rsid w:val="00C974E2"/>
    <w:rsid w:val="00CA664D"/>
    <w:rsid w:val="00CB16D1"/>
    <w:rsid w:val="00CB2008"/>
    <w:rsid w:val="00CC13BC"/>
    <w:rsid w:val="00CD3D98"/>
    <w:rsid w:val="00CD516D"/>
    <w:rsid w:val="00CD73D9"/>
    <w:rsid w:val="00CD74D3"/>
    <w:rsid w:val="00CD774B"/>
    <w:rsid w:val="00CE0873"/>
    <w:rsid w:val="00CE30BB"/>
    <w:rsid w:val="00CE44E9"/>
    <w:rsid w:val="00CE75B5"/>
    <w:rsid w:val="00CF0D9C"/>
    <w:rsid w:val="00CF0E92"/>
    <w:rsid w:val="00CF2517"/>
    <w:rsid w:val="00CF6A12"/>
    <w:rsid w:val="00D000D3"/>
    <w:rsid w:val="00D01A87"/>
    <w:rsid w:val="00D06C6D"/>
    <w:rsid w:val="00D1042D"/>
    <w:rsid w:val="00D1075E"/>
    <w:rsid w:val="00D11090"/>
    <w:rsid w:val="00D11EFC"/>
    <w:rsid w:val="00D247D6"/>
    <w:rsid w:val="00D27FB4"/>
    <w:rsid w:val="00D3797C"/>
    <w:rsid w:val="00D41CD5"/>
    <w:rsid w:val="00D62899"/>
    <w:rsid w:val="00D62AAF"/>
    <w:rsid w:val="00D764C8"/>
    <w:rsid w:val="00D8455A"/>
    <w:rsid w:val="00D874B3"/>
    <w:rsid w:val="00D9294D"/>
    <w:rsid w:val="00D967FA"/>
    <w:rsid w:val="00D97F6F"/>
    <w:rsid w:val="00DA02B2"/>
    <w:rsid w:val="00DA2888"/>
    <w:rsid w:val="00DA28C0"/>
    <w:rsid w:val="00DA3B0F"/>
    <w:rsid w:val="00DB63D9"/>
    <w:rsid w:val="00DC2970"/>
    <w:rsid w:val="00DC5AB3"/>
    <w:rsid w:val="00DD2B4E"/>
    <w:rsid w:val="00DD2FDC"/>
    <w:rsid w:val="00DD3256"/>
    <w:rsid w:val="00DD6C22"/>
    <w:rsid w:val="00DE1EA2"/>
    <w:rsid w:val="00DE5953"/>
    <w:rsid w:val="00DF64BE"/>
    <w:rsid w:val="00E000A1"/>
    <w:rsid w:val="00E02BD0"/>
    <w:rsid w:val="00E05C54"/>
    <w:rsid w:val="00E0723C"/>
    <w:rsid w:val="00E2188F"/>
    <w:rsid w:val="00E2280C"/>
    <w:rsid w:val="00E25BCA"/>
    <w:rsid w:val="00E34581"/>
    <w:rsid w:val="00E34C12"/>
    <w:rsid w:val="00E4673F"/>
    <w:rsid w:val="00E51AA6"/>
    <w:rsid w:val="00E55749"/>
    <w:rsid w:val="00E577D7"/>
    <w:rsid w:val="00E66FC0"/>
    <w:rsid w:val="00E81328"/>
    <w:rsid w:val="00E83958"/>
    <w:rsid w:val="00E929DE"/>
    <w:rsid w:val="00E948C5"/>
    <w:rsid w:val="00E95FA7"/>
    <w:rsid w:val="00EA4C73"/>
    <w:rsid w:val="00EA69A7"/>
    <w:rsid w:val="00EB7F5A"/>
    <w:rsid w:val="00EC2FAA"/>
    <w:rsid w:val="00EC3608"/>
    <w:rsid w:val="00EC5A68"/>
    <w:rsid w:val="00EC6533"/>
    <w:rsid w:val="00ED06F3"/>
    <w:rsid w:val="00ED1532"/>
    <w:rsid w:val="00ED3817"/>
    <w:rsid w:val="00ED410F"/>
    <w:rsid w:val="00ED6C9E"/>
    <w:rsid w:val="00EE1434"/>
    <w:rsid w:val="00EE3EAE"/>
    <w:rsid w:val="00EE52AB"/>
    <w:rsid w:val="00F00E91"/>
    <w:rsid w:val="00F011E1"/>
    <w:rsid w:val="00F053DB"/>
    <w:rsid w:val="00F143F0"/>
    <w:rsid w:val="00F20525"/>
    <w:rsid w:val="00F22275"/>
    <w:rsid w:val="00F24079"/>
    <w:rsid w:val="00F41864"/>
    <w:rsid w:val="00F51690"/>
    <w:rsid w:val="00F5651D"/>
    <w:rsid w:val="00F573B1"/>
    <w:rsid w:val="00F66C9E"/>
    <w:rsid w:val="00F67F76"/>
    <w:rsid w:val="00F7099C"/>
    <w:rsid w:val="00F7221A"/>
    <w:rsid w:val="00F72E0F"/>
    <w:rsid w:val="00F82942"/>
    <w:rsid w:val="00F908A6"/>
    <w:rsid w:val="00F935FF"/>
    <w:rsid w:val="00FA002E"/>
    <w:rsid w:val="00FA0682"/>
    <w:rsid w:val="00FA29B4"/>
    <w:rsid w:val="00FA58FA"/>
    <w:rsid w:val="00FA6C21"/>
    <w:rsid w:val="00FA6D0F"/>
    <w:rsid w:val="00FB0033"/>
    <w:rsid w:val="00FB619A"/>
    <w:rsid w:val="00FC39FC"/>
    <w:rsid w:val="00FC4BAF"/>
    <w:rsid w:val="00FD26AD"/>
    <w:rsid w:val="00FD43AF"/>
    <w:rsid w:val="00FD596B"/>
    <w:rsid w:val="00FD5A31"/>
    <w:rsid w:val="00FD7A00"/>
    <w:rsid w:val="00FE0E05"/>
    <w:rsid w:val="00FE1D56"/>
    <w:rsid w:val="00FE1ED3"/>
    <w:rsid w:val="00FE3BAA"/>
    <w:rsid w:val="00FE651C"/>
    <w:rsid w:val="00FF356C"/>
    <w:rsid w:val="00FF4BCD"/>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935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nvd.nist.gov/view/vuln/detail?vulnId=CVE-2020-1938" TargetMode="External"/><Relationship Id="rId21" Type="http://schemas.openxmlformats.org/officeDocument/2006/relationships/hyperlink" Target="https://web.nvd.nist.gov/view/vuln/detail?vulnId=CVE-2021-46877" TargetMode="External"/><Relationship Id="rId42" Type="http://schemas.openxmlformats.org/officeDocument/2006/relationships/hyperlink" Target="https://web.nvd.nist.gov/view/vuln/detail?vulnId=CVE-2022-22950" TargetMode="External"/><Relationship Id="rId63" Type="http://schemas.openxmlformats.org/officeDocument/2006/relationships/hyperlink" Target="https://web.nvd.nist.gov/view/vuln/detail?vulnId=CVE-2023-20863" TargetMode="External"/><Relationship Id="rId84" Type="http://schemas.openxmlformats.org/officeDocument/2006/relationships/hyperlink" Target="https://web.nvd.nist.gov/view/vuln/detail?vulnId=CVE-2022-22950" TargetMode="External"/><Relationship Id="rId138" Type="http://schemas.openxmlformats.org/officeDocument/2006/relationships/hyperlink" Target="https://web.nvd.nist.gov/view/vuln/detail?vulnId=CVE-2025-48989" TargetMode="External"/><Relationship Id="rId159" Type="http://schemas.openxmlformats.org/officeDocument/2006/relationships/hyperlink" Target="https://web.nvd.nist.gov/view/vuln/detail?vulnId=CVE-2020-13943" TargetMode="External"/><Relationship Id="rId170" Type="http://schemas.openxmlformats.org/officeDocument/2006/relationships/hyperlink" Target="https://web.nvd.nist.gov/view/vuln/detail?vulnId=CVE-2020-11996" TargetMode="External"/><Relationship Id="rId191" Type="http://schemas.openxmlformats.org/officeDocument/2006/relationships/hyperlink" Target="https://web.nvd.nist.gov/view/vuln/detail?vulnId=CVE-2021-25329" TargetMode="External"/><Relationship Id="rId205" Type="http://schemas.openxmlformats.org/officeDocument/2006/relationships/hyperlink" Target="https://web.nvd.nist.gov/view/vuln/detail?vulnId=CVE-2020-13943" TargetMode="External"/><Relationship Id="rId107" Type="http://schemas.openxmlformats.org/officeDocument/2006/relationships/hyperlink" Target="https://web.nvd.nist.gov/view/vuln/detail?vulnId=CVE-2021-22118" TargetMode="External"/><Relationship Id="rId11" Type="http://schemas.openxmlformats.org/officeDocument/2006/relationships/image" Target="media/image1.png"/><Relationship Id="rId32" Type="http://schemas.openxmlformats.org/officeDocument/2006/relationships/hyperlink" Target="https://web.nvd.nist.gov/view/vuln/detail?vulnId=CVE-2022-25857" TargetMode="External"/><Relationship Id="rId53" Type="http://schemas.openxmlformats.org/officeDocument/2006/relationships/hyperlink" Target="https://web.nvd.nist.gov/view/vuln/detail?vulnId=CVE-2023-20873" TargetMode="External"/><Relationship Id="rId74" Type="http://schemas.openxmlformats.org/officeDocument/2006/relationships/hyperlink" Target="https://web.nvd.nist.gov/view/vuln/detail?vulnId=CVE-2023-20861" TargetMode="External"/><Relationship Id="rId128" Type="http://schemas.openxmlformats.org/officeDocument/2006/relationships/hyperlink" Target="https://web.nvd.nist.gov/view/vuln/detail?vulnId=CVE-2021-25122" TargetMode="External"/><Relationship Id="rId149" Type="http://schemas.openxmlformats.org/officeDocument/2006/relationships/hyperlink" Target="https://web.nvd.nist.gov/view/vuln/detail?vulnId=CVE-2022-34305" TargetMode="External"/><Relationship Id="rId5" Type="http://schemas.openxmlformats.org/officeDocument/2006/relationships/numbering" Target="numbering.xml"/><Relationship Id="rId95" Type="http://schemas.openxmlformats.org/officeDocument/2006/relationships/hyperlink" Target="https://web.nvd.nist.gov/view/vuln/detail?vulnId=CVE-2021-22118" TargetMode="External"/><Relationship Id="rId160" Type="http://schemas.openxmlformats.org/officeDocument/2006/relationships/hyperlink" Target="https://web.nvd.nist.gov/view/vuln/detail?vulnId=CVE-2023-28708" TargetMode="External"/><Relationship Id="rId181" Type="http://schemas.openxmlformats.org/officeDocument/2006/relationships/hyperlink" Target="https://web.nvd.nist.gov/view/vuln/detail?vulnId=CVE-2024-34750" TargetMode="External"/><Relationship Id="rId22" Type="http://schemas.openxmlformats.org/officeDocument/2006/relationships/hyperlink" Target="https://web.nvd.nist.gov/view/vuln/detail?vulnId=CVE-2022-42003" TargetMode="External"/><Relationship Id="rId43" Type="http://schemas.openxmlformats.org/officeDocument/2006/relationships/hyperlink" Target="https://web.nvd.nist.gov/view/vuln/detail?vulnId=CVE-2022-22971" TargetMode="External"/><Relationship Id="rId64" Type="http://schemas.openxmlformats.org/officeDocument/2006/relationships/hyperlink" Target="https://web.nvd.nist.gov/view/vuln/detail?vulnId=CVE-2022-22968" TargetMode="External"/><Relationship Id="rId118" Type="http://schemas.openxmlformats.org/officeDocument/2006/relationships/hyperlink" Target="https://web.nvd.nist.gov/view/vuln/detail?vulnId=CVE-2024-50379" TargetMode="External"/><Relationship Id="rId139" Type="http://schemas.openxmlformats.org/officeDocument/2006/relationships/hyperlink" Target="https://web.nvd.nist.gov/view/vuln/detail?vulnId=CVE-2025-49125" TargetMode="External"/><Relationship Id="rId85" Type="http://schemas.openxmlformats.org/officeDocument/2006/relationships/hyperlink" Target="https://web.nvd.nist.gov/view/vuln/detail?vulnId=CVE-2022-22971" TargetMode="External"/><Relationship Id="rId150" Type="http://schemas.openxmlformats.org/officeDocument/2006/relationships/hyperlink" Target="https://web.nvd.nist.gov/view/vuln/detail?vulnId=CVE-2023-41080" TargetMode="External"/><Relationship Id="rId171" Type="http://schemas.openxmlformats.org/officeDocument/2006/relationships/hyperlink" Target="https://web.nvd.nist.gov/view/vuln/detail?vulnId=CVE-2020-13934" TargetMode="External"/><Relationship Id="rId192" Type="http://schemas.openxmlformats.org/officeDocument/2006/relationships/hyperlink" Target="https://web.nvd.nist.gov/view/vuln/detail?vulnId=CVE-2021-30640" TargetMode="External"/><Relationship Id="rId206" Type="http://schemas.openxmlformats.org/officeDocument/2006/relationships/hyperlink" Target="https://web.nvd.nist.gov/view/vuln/detail?vulnId=CVE-2023-28708" TargetMode="External"/><Relationship Id="rId12" Type="http://schemas.openxmlformats.org/officeDocument/2006/relationships/hyperlink" Target="https://web.nvd.nist.gov/view/vuln/detail?vulnId=CVE-2016-1000338" TargetMode="External"/><Relationship Id="rId33" Type="http://schemas.openxmlformats.org/officeDocument/2006/relationships/hyperlink" Target="https://web.nvd.nist.gov/view/vuln/detail?vulnId=CVE-2022-38749" TargetMode="External"/><Relationship Id="rId108" Type="http://schemas.openxmlformats.org/officeDocument/2006/relationships/hyperlink" Target="https://web.nvd.nist.gov/view/vuln/detail?vulnId=CVE-2020-5421" TargetMode="External"/><Relationship Id="rId129" Type="http://schemas.openxmlformats.org/officeDocument/2006/relationships/hyperlink" Target="https://web.nvd.nist.gov/view/vuln/detail?vulnId=CVE-2021-41079" TargetMode="External"/><Relationship Id="rId54" Type="http://schemas.openxmlformats.org/officeDocument/2006/relationships/hyperlink" Target="https://web.nvd.nist.gov/view/vuln/detail?vulnId=CVE-2022-27772" TargetMode="External"/><Relationship Id="rId75" Type="http://schemas.openxmlformats.org/officeDocument/2006/relationships/hyperlink" Target="https://web.nvd.nist.gov/view/vuln/detail?vulnId=CVE-2023-20863" TargetMode="External"/><Relationship Id="rId96" Type="http://schemas.openxmlformats.org/officeDocument/2006/relationships/hyperlink" Target="https://web.nvd.nist.gov/view/vuln/detail?vulnId=CVE-2020-5421" TargetMode="External"/><Relationship Id="rId140" Type="http://schemas.openxmlformats.org/officeDocument/2006/relationships/hyperlink" Target="https://web.nvd.nist.gov/view/vuln/detail?vulnId=CVE-2025-52434" TargetMode="External"/><Relationship Id="rId161" Type="http://schemas.openxmlformats.org/officeDocument/2006/relationships/hyperlink" Target="https://web.nvd.nist.gov/view/vuln/detail?vulnId=CVE-2021-43980" TargetMode="External"/><Relationship Id="rId182" Type="http://schemas.openxmlformats.org/officeDocument/2006/relationships/hyperlink" Target="https://web.nvd.nist.gov/view/vuln/detail?vulnId=CVE-2024-38286" TargetMode="External"/><Relationship Id="rId6" Type="http://schemas.openxmlformats.org/officeDocument/2006/relationships/styles" Target="styles.xml"/><Relationship Id="rId23" Type="http://schemas.openxmlformats.org/officeDocument/2006/relationships/hyperlink" Target="https://web.nvd.nist.gov/view/vuln/detail?vulnId=CVE-2022-42004" TargetMode="External"/><Relationship Id="rId119" Type="http://schemas.openxmlformats.org/officeDocument/2006/relationships/hyperlink" Target="https://web.nvd.nist.gov/view/vuln/detail?vulnId=CVE-2024-52316" TargetMode="External"/><Relationship Id="rId44" Type="http://schemas.openxmlformats.org/officeDocument/2006/relationships/hyperlink" Target="https://web.nvd.nist.gov/view/vuln/detail?vulnId=CVE-2023-20861" TargetMode="External"/><Relationship Id="rId65" Type="http://schemas.openxmlformats.org/officeDocument/2006/relationships/hyperlink" Target="https://web.nvd.nist.gov/view/vuln/detail?vulnId=CVE-2022-22970" TargetMode="External"/><Relationship Id="rId86" Type="http://schemas.openxmlformats.org/officeDocument/2006/relationships/hyperlink" Target="https://web.nvd.nist.gov/view/vuln/detail?vulnId=CVE-2023-20861" TargetMode="External"/><Relationship Id="rId130" Type="http://schemas.openxmlformats.org/officeDocument/2006/relationships/hyperlink" Target="https://web.nvd.nist.gov/view/vuln/detail?vulnId=CVE-2022-29885" TargetMode="External"/><Relationship Id="rId151" Type="http://schemas.openxmlformats.org/officeDocument/2006/relationships/hyperlink" Target="https://web.nvd.nist.gov/view/vuln/detail?vulnId=CVE-2021-24122" TargetMode="External"/><Relationship Id="rId172" Type="http://schemas.openxmlformats.org/officeDocument/2006/relationships/hyperlink" Target="https://web.nvd.nist.gov/view/vuln/detail?vulnId=CVE-2020-13935" TargetMode="External"/><Relationship Id="rId193" Type="http://schemas.openxmlformats.org/officeDocument/2006/relationships/hyperlink" Target="https://web.nvd.nist.gov/view/vuln/detail?vulnId=CVE-2025-55668" TargetMode="External"/><Relationship Id="rId207" Type="http://schemas.openxmlformats.org/officeDocument/2006/relationships/hyperlink" Target="https://web.nvd.nist.gov/view/vuln/detail?vulnId=CVE-2021-43980" TargetMode="External"/><Relationship Id="rId13" Type="http://schemas.openxmlformats.org/officeDocument/2006/relationships/hyperlink" Target="https://web.nvd.nist.gov/view/vuln/detail?vulnId=CVE-2020-15522" TargetMode="External"/><Relationship Id="rId109" Type="http://schemas.openxmlformats.org/officeDocument/2006/relationships/hyperlink" Target="https://web.nvd.nist.gov/view/vuln/detail?vulnId=CVE-2022-22950" TargetMode="External"/><Relationship Id="rId34" Type="http://schemas.openxmlformats.org/officeDocument/2006/relationships/hyperlink" Target="https://web.nvd.nist.gov/view/vuln/detail?vulnId=CVE-2022-38751" TargetMode="External"/><Relationship Id="rId55" Type="http://schemas.openxmlformats.org/officeDocument/2006/relationships/hyperlink" Target="https://web.nvd.nist.gov/view/vuln/detail?vulnId=CVE-2023-20883" TargetMode="External"/><Relationship Id="rId76" Type="http://schemas.openxmlformats.org/officeDocument/2006/relationships/hyperlink" Target="https://web.nvd.nist.gov/view/vuln/detail?vulnId=CVE-2022-22968" TargetMode="External"/><Relationship Id="rId97" Type="http://schemas.openxmlformats.org/officeDocument/2006/relationships/hyperlink" Target="https://web.nvd.nist.gov/view/vuln/detail?vulnId=CVE-2022-22950" TargetMode="External"/><Relationship Id="rId120" Type="http://schemas.openxmlformats.org/officeDocument/2006/relationships/hyperlink" Target="https://web.nvd.nist.gov/view/vuln/detail?vulnId=CVE-2024-56337" TargetMode="External"/><Relationship Id="rId141" Type="http://schemas.openxmlformats.org/officeDocument/2006/relationships/hyperlink" Target="https://web.nvd.nist.gov/view/vuln/detail?vulnId=CVE-2025-52520" TargetMode="External"/><Relationship Id="rId7" Type="http://schemas.openxmlformats.org/officeDocument/2006/relationships/settings" Target="settings.xml"/><Relationship Id="rId162" Type="http://schemas.openxmlformats.org/officeDocument/2006/relationships/hyperlink" Target="https://web.nvd.nist.gov/view/vuln/detail?vulnId=CVE-2020-1938" TargetMode="External"/><Relationship Id="rId183" Type="http://schemas.openxmlformats.org/officeDocument/2006/relationships/hyperlink" Target="https://web.nvd.nist.gov/view/vuln/detail?vulnId=CVE-2025-48988" TargetMode="External"/><Relationship Id="rId24" Type="http://schemas.openxmlformats.org/officeDocument/2006/relationships/hyperlink" Target="https://web.nvd.nist.gov/view/vuln/detail?vulnId=CVE-2023-35116" TargetMode="External"/><Relationship Id="rId45" Type="http://schemas.openxmlformats.org/officeDocument/2006/relationships/hyperlink" Target="https://web.nvd.nist.gov/view/vuln/detail?vulnId=CVE-2023-20863" TargetMode="External"/><Relationship Id="rId66" Type="http://schemas.openxmlformats.org/officeDocument/2006/relationships/hyperlink" Target="https://web.nvd.nist.gov/view/vuln/detail?vulnId=CVE-2021-22060" TargetMode="External"/><Relationship Id="rId87" Type="http://schemas.openxmlformats.org/officeDocument/2006/relationships/hyperlink" Target="https://web.nvd.nist.gov/view/vuln/detail?vulnId=CVE-2023-20863" TargetMode="External"/><Relationship Id="rId110" Type="http://schemas.openxmlformats.org/officeDocument/2006/relationships/hyperlink" Target="https://web.nvd.nist.gov/view/vuln/detail?vulnId=CVE-2022-22971" TargetMode="External"/><Relationship Id="rId131" Type="http://schemas.openxmlformats.org/officeDocument/2006/relationships/hyperlink" Target="https://web.nvd.nist.gov/view/vuln/detail?vulnId=CVE-2022-42252" TargetMode="External"/><Relationship Id="rId152" Type="http://schemas.openxmlformats.org/officeDocument/2006/relationships/hyperlink" Target="https://web.nvd.nist.gov/view/vuln/detail?vulnId=CVE-2021-33037" TargetMode="External"/><Relationship Id="rId173" Type="http://schemas.openxmlformats.org/officeDocument/2006/relationships/hyperlink" Target="https://web.nvd.nist.gov/view/vuln/detail?vulnId=CVE-2020-17527" TargetMode="External"/><Relationship Id="rId194" Type="http://schemas.openxmlformats.org/officeDocument/2006/relationships/hyperlink" Target="https://web.nvd.nist.gov/view/vuln/detail?vulnId=CVE-2024-23672" TargetMode="External"/><Relationship Id="rId208" Type="http://schemas.openxmlformats.org/officeDocument/2006/relationships/image" Target="media/image2.png"/><Relationship Id="rId19" Type="http://schemas.openxmlformats.org/officeDocument/2006/relationships/hyperlink" Target="https://web.nvd.nist.gov/view/vuln/detail?vulnId=CVE-2020-25649" TargetMode="External"/><Relationship Id="rId14" Type="http://schemas.openxmlformats.org/officeDocument/2006/relationships/hyperlink" Target="https://web.nvd.nist.gov/view/vuln/detail?vulnId=CVE-2023-33202" TargetMode="External"/><Relationship Id="rId30" Type="http://schemas.openxmlformats.org/officeDocument/2006/relationships/hyperlink" Target="https://web.nvd.nist.gov/view/vuln/detail?vulnId=CVE-2022-1471" TargetMode="External"/><Relationship Id="rId35" Type="http://schemas.openxmlformats.org/officeDocument/2006/relationships/hyperlink" Target="https://web.nvd.nist.gov/view/vuln/detail?vulnId=CVE-2022-38752" TargetMode="External"/><Relationship Id="rId56" Type="http://schemas.openxmlformats.org/officeDocument/2006/relationships/hyperlink" Target="https://web.nvd.nist.gov/view/vuln/detail?vulnId=CVE-2022-22965" TargetMode="External"/><Relationship Id="rId77" Type="http://schemas.openxmlformats.org/officeDocument/2006/relationships/hyperlink" Target="https://web.nvd.nist.gov/view/vuln/detail?vulnId=CVE-2022-22970" TargetMode="External"/><Relationship Id="rId100" Type="http://schemas.openxmlformats.org/officeDocument/2006/relationships/hyperlink" Target="https://web.nvd.nist.gov/view/vuln/detail?vulnId=CVE-2023-20863" TargetMode="External"/><Relationship Id="rId105" Type="http://schemas.openxmlformats.org/officeDocument/2006/relationships/hyperlink" Target="https://web.nvd.nist.gov/view/vuln/detail?vulnId=CVE-2022-22965" TargetMode="External"/><Relationship Id="rId126" Type="http://schemas.openxmlformats.org/officeDocument/2006/relationships/hyperlink" Target="https://web.nvd.nist.gov/view/vuln/detail?vulnId=CVE-2020-13935" TargetMode="External"/><Relationship Id="rId147" Type="http://schemas.openxmlformats.org/officeDocument/2006/relationships/hyperlink" Target="https://web.nvd.nist.gov/view/vuln/detail?vulnId=CVE-2025-55668" TargetMode="External"/><Relationship Id="rId168" Type="http://schemas.openxmlformats.org/officeDocument/2006/relationships/hyperlink" Target="https://web.nvd.nist.gov/view/vuln/detail?vulnId=CVE-2025-49124" TargetMode="External"/><Relationship Id="rId8" Type="http://schemas.openxmlformats.org/officeDocument/2006/relationships/webSettings" Target="webSettings.xml"/><Relationship Id="rId51" Type="http://schemas.openxmlformats.org/officeDocument/2006/relationships/hyperlink" Target="https://web.nvd.nist.gov/view/vuln/detail?vulnId=CVE-2022-27772" TargetMode="External"/><Relationship Id="rId72" Type="http://schemas.openxmlformats.org/officeDocument/2006/relationships/hyperlink" Target="https://web.nvd.nist.gov/view/vuln/detail?vulnId=CVE-2022-22950" TargetMode="External"/><Relationship Id="rId93" Type="http://schemas.openxmlformats.org/officeDocument/2006/relationships/hyperlink" Target="https://web.nvd.nist.gov/view/vuln/detail?vulnId=CVE-2022-22965" TargetMode="External"/><Relationship Id="rId98" Type="http://schemas.openxmlformats.org/officeDocument/2006/relationships/hyperlink" Target="https://web.nvd.nist.gov/view/vuln/detail?vulnId=CVE-2022-22971" TargetMode="External"/><Relationship Id="rId121" Type="http://schemas.openxmlformats.org/officeDocument/2006/relationships/hyperlink" Target="https://web.nvd.nist.gov/view/vuln/detail?vulnId=CVE-2025-24813" TargetMode="External"/><Relationship Id="rId142" Type="http://schemas.openxmlformats.org/officeDocument/2006/relationships/hyperlink" Target="https://web.nvd.nist.gov/view/vuln/detail?vulnId=CVE-2025-53506" TargetMode="External"/><Relationship Id="rId163" Type="http://schemas.openxmlformats.org/officeDocument/2006/relationships/hyperlink" Target="https://web.nvd.nist.gov/view/vuln/detail?vulnId=CVE-2024-50379" TargetMode="External"/><Relationship Id="rId184" Type="http://schemas.openxmlformats.org/officeDocument/2006/relationships/hyperlink" Target="https://web.nvd.nist.gov/view/vuln/detail?vulnId=CVE-2025-48989" TargetMode="External"/><Relationship Id="rId189" Type="http://schemas.openxmlformats.org/officeDocument/2006/relationships/hyperlink" Target="https://web.nvd.nist.gov/view/vuln/detail?vulnId=CVE-2025-46701" TargetMode="External"/><Relationship Id="rId3" Type="http://schemas.openxmlformats.org/officeDocument/2006/relationships/customXml" Target="../customXml/item3.xml"/><Relationship Id="rId214" Type="http://schemas.openxmlformats.org/officeDocument/2006/relationships/theme" Target="theme/theme1.xml"/><Relationship Id="rId25" Type="http://schemas.openxmlformats.org/officeDocument/2006/relationships/hyperlink" Target="https://web.nvd.nist.gov/view/vuln/detail?vulnId=CVE-2020-9488" TargetMode="External"/><Relationship Id="rId46" Type="http://schemas.openxmlformats.org/officeDocument/2006/relationships/hyperlink" Target="https://web.nvd.nist.gov/view/vuln/detail?vulnId=CVE-2022-22968" TargetMode="External"/><Relationship Id="rId67" Type="http://schemas.openxmlformats.org/officeDocument/2006/relationships/hyperlink" Target="https://web.nvd.nist.gov/view/vuln/detail?vulnId=CVE-2021-22096" TargetMode="External"/><Relationship Id="rId116" Type="http://schemas.openxmlformats.org/officeDocument/2006/relationships/hyperlink" Target="https://web.nvd.nist.gov/view/vuln/detail?vulnId=CVE-2021-22096" TargetMode="External"/><Relationship Id="rId137" Type="http://schemas.openxmlformats.org/officeDocument/2006/relationships/hyperlink" Target="https://web.nvd.nist.gov/view/vuln/detail?vulnId=CVE-2025-48988" TargetMode="External"/><Relationship Id="rId158" Type="http://schemas.openxmlformats.org/officeDocument/2006/relationships/hyperlink" Target="https://web.nvd.nist.gov/view/vuln/detail?vulnId=CVE-2020-1935" TargetMode="External"/><Relationship Id="rId20" Type="http://schemas.openxmlformats.org/officeDocument/2006/relationships/hyperlink" Target="https://web.nvd.nist.gov/view/vuln/detail?vulnId=CVE-2020-36518" TargetMode="External"/><Relationship Id="rId41" Type="http://schemas.openxmlformats.org/officeDocument/2006/relationships/hyperlink" Target="https://web.nvd.nist.gov/view/vuln/detail?vulnId=CVE-2020-5421" TargetMode="External"/><Relationship Id="rId62" Type="http://schemas.openxmlformats.org/officeDocument/2006/relationships/hyperlink" Target="https://web.nvd.nist.gov/view/vuln/detail?vulnId=CVE-2023-20861" TargetMode="External"/><Relationship Id="rId83" Type="http://schemas.openxmlformats.org/officeDocument/2006/relationships/hyperlink" Target="https://web.nvd.nist.gov/view/vuln/detail?vulnId=CVE-2020-5421" TargetMode="External"/><Relationship Id="rId88" Type="http://schemas.openxmlformats.org/officeDocument/2006/relationships/hyperlink" Target="https://web.nvd.nist.gov/view/vuln/detail?vulnId=CVE-2022-22968" TargetMode="External"/><Relationship Id="rId111" Type="http://schemas.openxmlformats.org/officeDocument/2006/relationships/hyperlink" Target="https://web.nvd.nist.gov/view/vuln/detail?vulnId=CVE-2023-20861" TargetMode="External"/><Relationship Id="rId132" Type="http://schemas.openxmlformats.org/officeDocument/2006/relationships/hyperlink" Target="https://web.nvd.nist.gov/view/vuln/detail?vulnId=CVE-2023-44487" TargetMode="External"/><Relationship Id="rId153" Type="http://schemas.openxmlformats.org/officeDocument/2006/relationships/hyperlink" Target="https://web.nvd.nist.gov/view/vuln/detail?vulnId=CVE-2023-42795" TargetMode="External"/><Relationship Id="rId174" Type="http://schemas.openxmlformats.org/officeDocument/2006/relationships/hyperlink" Target="https://web.nvd.nist.gov/view/vuln/detail?vulnId=CVE-2021-25122" TargetMode="External"/><Relationship Id="rId179" Type="http://schemas.openxmlformats.org/officeDocument/2006/relationships/hyperlink" Target="https://web.nvd.nist.gov/view/vuln/detail?vulnId=CVE-2023-46589" TargetMode="External"/><Relationship Id="rId195" Type="http://schemas.openxmlformats.org/officeDocument/2006/relationships/hyperlink" Target="https://web.nvd.nist.gov/view/vuln/detail?vulnId=CVE-2022-34305" TargetMode="External"/><Relationship Id="rId209" Type="http://schemas.openxmlformats.org/officeDocument/2006/relationships/image" Target="media/image3.png"/><Relationship Id="rId190" Type="http://schemas.openxmlformats.org/officeDocument/2006/relationships/hyperlink" Target="https://web.nvd.nist.gov/view/vuln/detail?vulnId=CVE-2020-9484" TargetMode="External"/><Relationship Id="rId204" Type="http://schemas.openxmlformats.org/officeDocument/2006/relationships/hyperlink" Target="https://web.nvd.nist.gov/view/vuln/detail?vulnId=CVE-2020-1935" TargetMode="External"/><Relationship Id="rId15" Type="http://schemas.openxmlformats.org/officeDocument/2006/relationships/hyperlink" Target="https://web.nvd.nist.gov/view/vuln/detail?vulnId=CVE-2015-7940" TargetMode="External"/><Relationship Id="rId36" Type="http://schemas.openxmlformats.org/officeDocument/2006/relationships/hyperlink" Target="https://web.nvd.nist.gov/view/vuln/detail?vulnId=CVE-2022-41854" TargetMode="External"/><Relationship Id="rId57" Type="http://schemas.openxmlformats.org/officeDocument/2006/relationships/hyperlink" Target="https://web.nvd.nist.gov/view/vuln/detail?vulnId=CVE-2024-22259" TargetMode="External"/><Relationship Id="rId106" Type="http://schemas.openxmlformats.org/officeDocument/2006/relationships/hyperlink" Target="https://web.nvd.nist.gov/view/vuln/detail?vulnId=CVE-2024-22259" TargetMode="External"/><Relationship Id="rId127" Type="http://schemas.openxmlformats.org/officeDocument/2006/relationships/hyperlink" Target="https://web.nvd.nist.gov/view/vuln/detail?vulnId=CVE-2020-17527" TargetMode="External"/><Relationship Id="rId10" Type="http://schemas.openxmlformats.org/officeDocument/2006/relationships/endnotes" Target="endnotes.xml"/><Relationship Id="rId31" Type="http://schemas.openxmlformats.org/officeDocument/2006/relationships/hyperlink" Target="https://web.nvd.nist.gov/view/vuln/detail?vulnId=CVE-2017-18640" TargetMode="External"/><Relationship Id="rId52" Type="http://schemas.openxmlformats.org/officeDocument/2006/relationships/hyperlink" Target="https://web.nvd.nist.gov/view/vuln/detail?vulnId=CVE-2023-20883" TargetMode="External"/><Relationship Id="rId73" Type="http://schemas.openxmlformats.org/officeDocument/2006/relationships/hyperlink" Target="https://web.nvd.nist.gov/view/vuln/detail?vulnId=CVE-2022-22971" TargetMode="External"/><Relationship Id="rId78" Type="http://schemas.openxmlformats.org/officeDocument/2006/relationships/hyperlink" Target="https://web.nvd.nist.gov/view/vuln/detail?vulnId=CVE-2021-22060" TargetMode="External"/><Relationship Id="rId94" Type="http://schemas.openxmlformats.org/officeDocument/2006/relationships/hyperlink" Target="https://web.nvd.nist.gov/view/vuln/detail?vulnId=CVE-2024-22259" TargetMode="External"/><Relationship Id="rId99" Type="http://schemas.openxmlformats.org/officeDocument/2006/relationships/hyperlink" Target="https://web.nvd.nist.gov/view/vuln/detail?vulnId=CVE-2023-20861" TargetMode="External"/><Relationship Id="rId101" Type="http://schemas.openxmlformats.org/officeDocument/2006/relationships/hyperlink" Target="https://web.nvd.nist.gov/view/vuln/detail?vulnId=CVE-2022-22968" TargetMode="External"/><Relationship Id="rId122" Type="http://schemas.openxmlformats.org/officeDocument/2006/relationships/hyperlink" Target="https://web.nvd.nist.gov/view/vuln/detail?vulnId=CVE-2025-31651" TargetMode="External"/><Relationship Id="rId143" Type="http://schemas.openxmlformats.org/officeDocument/2006/relationships/hyperlink" Target="https://web.nvd.nist.gov/view/vuln/detail?vulnId=CVE-2025-46701" TargetMode="External"/><Relationship Id="rId148" Type="http://schemas.openxmlformats.org/officeDocument/2006/relationships/hyperlink" Target="https://web.nvd.nist.gov/view/vuln/detail?vulnId=CVE-2024-23672" TargetMode="External"/><Relationship Id="rId164" Type="http://schemas.openxmlformats.org/officeDocument/2006/relationships/hyperlink" Target="https://web.nvd.nist.gov/view/vuln/detail?vulnId=CVE-2024-52316" TargetMode="External"/><Relationship Id="rId169" Type="http://schemas.openxmlformats.org/officeDocument/2006/relationships/hyperlink" Target="https://web.nvd.nist.gov/view/vuln/detail?vulnId=CVE-2020-8022" TargetMode="External"/><Relationship Id="rId185" Type="http://schemas.openxmlformats.org/officeDocument/2006/relationships/hyperlink" Target="https://web.nvd.nist.gov/view/vuln/detail?vulnId=CVE-2025-49125"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eb.nvd.nist.gov/view/vuln/detail?vulnId=CVE-2024-24549" TargetMode="External"/><Relationship Id="rId210" Type="http://schemas.openxmlformats.org/officeDocument/2006/relationships/header" Target="header1.xml"/><Relationship Id="rId215" Type="http://schemas.microsoft.com/office/2019/05/relationships/documenttasks" Target="documenttasks/documenttasks1.xml"/><Relationship Id="rId26" Type="http://schemas.openxmlformats.org/officeDocument/2006/relationships/hyperlink" Target="https://web.nvd.nist.gov/view/vuln/detail?vulnId=CVE-2023-6378" TargetMode="External"/><Relationship Id="rId47" Type="http://schemas.openxmlformats.org/officeDocument/2006/relationships/hyperlink" Target="https://web.nvd.nist.gov/view/vuln/detail?vulnId=CVE-2022-22970" TargetMode="External"/><Relationship Id="rId68" Type="http://schemas.openxmlformats.org/officeDocument/2006/relationships/hyperlink" Target="https://web.nvd.nist.gov/view/vuln/detail?vulnId=CVE-2022-22965" TargetMode="External"/><Relationship Id="rId89" Type="http://schemas.openxmlformats.org/officeDocument/2006/relationships/hyperlink" Target="https://web.nvd.nist.gov/view/vuln/detail?vulnId=CVE-2022-22970" TargetMode="External"/><Relationship Id="rId112" Type="http://schemas.openxmlformats.org/officeDocument/2006/relationships/hyperlink" Target="https://web.nvd.nist.gov/view/vuln/detail?vulnId=CVE-2023-20863" TargetMode="External"/><Relationship Id="rId133" Type="http://schemas.openxmlformats.org/officeDocument/2006/relationships/hyperlink" Target="https://web.nvd.nist.gov/view/vuln/detail?vulnId=CVE-2023-46589" TargetMode="External"/><Relationship Id="rId154" Type="http://schemas.openxmlformats.org/officeDocument/2006/relationships/hyperlink" Target="https://web.nvd.nist.gov/view/vuln/detail?vulnId=CVE-2023-45648" TargetMode="External"/><Relationship Id="rId175" Type="http://schemas.openxmlformats.org/officeDocument/2006/relationships/hyperlink" Target="https://web.nvd.nist.gov/view/vuln/detail?vulnId=CVE-2021-41079" TargetMode="External"/><Relationship Id="rId196" Type="http://schemas.openxmlformats.org/officeDocument/2006/relationships/hyperlink" Target="https://web.nvd.nist.gov/view/vuln/detail?vulnId=CVE-2023-41080" TargetMode="External"/><Relationship Id="rId200" Type="http://schemas.openxmlformats.org/officeDocument/2006/relationships/hyperlink" Target="https://web.nvd.nist.gov/view/vuln/detail?vulnId=CVE-2023-45648" TargetMode="External"/><Relationship Id="rId16" Type="http://schemas.openxmlformats.org/officeDocument/2006/relationships/hyperlink" Target="https://web.nvd.nist.gov/view/vuln/detail?vulnId=CVE-2025-35036" TargetMode="External"/><Relationship Id="rId37" Type="http://schemas.openxmlformats.org/officeDocument/2006/relationships/hyperlink" Target="https://web.nvd.nist.gov/view/vuln/detail?vulnId=CVE-2022-38750" TargetMode="External"/><Relationship Id="rId58" Type="http://schemas.openxmlformats.org/officeDocument/2006/relationships/hyperlink" Target="https://web.nvd.nist.gov/view/vuln/detail?vulnId=CVE-2021-22118" TargetMode="External"/><Relationship Id="rId79" Type="http://schemas.openxmlformats.org/officeDocument/2006/relationships/hyperlink" Target="https://web.nvd.nist.gov/view/vuln/detail?vulnId=CVE-2021-22096" TargetMode="External"/><Relationship Id="rId102" Type="http://schemas.openxmlformats.org/officeDocument/2006/relationships/hyperlink" Target="https://web.nvd.nist.gov/view/vuln/detail?vulnId=CVE-2022-22970" TargetMode="External"/><Relationship Id="rId123" Type="http://schemas.openxmlformats.org/officeDocument/2006/relationships/hyperlink" Target="https://web.nvd.nist.gov/view/vuln/detail?vulnId=CVE-2025-49124" TargetMode="External"/><Relationship Id="rId144" Type="http://schemas.openxmlformats.org/officeDocument/2006/relationships/hyperlink" Target="https://web.nvd.nist.gov/view/vuln/detail?vulnId=CVE-2020-9484" TargetMode="External"/><Relationship Id="rId90" Type="http://schemas.openxmlformats.org/officeDocument/2006/relationships/hyperlink" Target="https://web.nvd.nist.gov/view/vuln/detail?vulnId=CVE-2021-22060" TargetMode="External"/><Relationship Id="rId165" Type="http://schemas.openxmlformats.org/officeDocument/2006/relationships/hyperlink" Target="https://web.nvd.nist.gov/view/vuln/detail?vulnId=CVE-2024-56337" TargetMode="External"/><Relationship Id="rId186" Type="http://schemas.openxmlformats.org/officeDocument/2006/relationships/hyperlink" Target="https://web.nvd.nist.gov/view/vuln/detail?vulnId=CVE-2025-52434" TargetMode="External"/><Relationship Id="rId211" Type="http://schemas.openxmlformats.org/officeDocument/2006/relationships/footer" Target="footer1.xml"/><Relationship Id="rId27" Type="http://schemas.openxmlformats.org/officeDocument/2006/relationships/hyperlink" Target="https://web.nvd.nist.gov/view/vuln/detail?vulnId=CVE-2021-42550" TargetMode="External"/><Relationship Id="rId48" Type="http://schemas.openxmlformats.org/officeDocument/2006/relationships/hyperlink" Target="https://web.nvd.nist.gov/view/vuln/detail?vulnId=CVE-2021-22060" TargetMode="External"/><Relationship Id="rId69" Type="http://schemas.openxmlformats.org/officeDocument/2006/relationships/hyperlink" Target="https://web.nvd.nist.gov/view/vuln/detail?vulnId=CVE-2024-22259" TargetMode="External"/><Relationship Id="rId113" Type="http://schemas.openxmlformats.org/officeDocument/2006/relationships/hyperlink" Target="https://web.nvd.nist.gov/view/vuln/detail?vulnId=CVE-2022-22968" TargetMode="External"/><Relationship Id="rId134" Type="http://schemas.openxmlformats.org/officeDocument/2006/relationships/hyperlink" Target="https://web.nvd.nist.gov/view/vuln/detail?vulnId=CVE-2024-24549" TargetMode="External"/><Relationship Id="rId80" Type="http://schemas.openxmlformats.org/officeDocument/2006/relationships/hyperlink" Target="https://web.nvd.nist.gov/view/vuln/detail?vulnId=CVE-2022-22965" TargetMode="External"/><Relationship Id="rId155" Type="http://schemas.openxmlformats.org/officeDocument/2006/relationships/hyperlink" Target="https://web.nvd.nist.gov/view/vuln/detail?vulnId=CVE-2024-21733" TargetMode="External"/><Relationship Id="rId176" Type="http://schemas.openxmlformats.org/officeDocument/2006/relationships/hyperlink" Target="https://web.nvd.nist.gov/view/vuln/detail?vulnId=CVE-2022-29885" TargetMode="External"/><Relationship Id="rId197" Type="http://schemas.openxmlformats.org/officeDocument/2006/relationships/hyperlink" Target="https://web.nvd.nist.gov/view/vuln/detail?vulnId=CVE-2021-24122" TargetMode="External"/><Relationship Id="rId201" Type="http://schemas.openxmlformats.org/officeDocument/2006/relationships/hyperlink" Target="https://web.nvd.nist.gov/view/vuln/detail?vulnId=CVE-2024-21733" TargetMode="External"/><Relationship Id="rId17" Type="http://schemas.openxmlformats.org/officeDocument/2006/relationships/hyperlink" Target="https://web.nvd.nist.gov/view/vuln/detail?vulnId=CVE-2023-1932" TargetMode="External"/><Relationship Id="rId38" Type="http://schemas.openxmlformats.org/officeDocument/2006/relationships/hyperlink" Target="https://web.nvd.nist.gov/view/vuln/detail?vulnId=CVE-2022-22965" TargetMode="External"/><Relationship Id="rId59" Type="http://schemas.openxmlformats.org/officeDocument/2006/relationships/hyperlink" Target="https://web.nvd.nist.gov/view/vuln/detail?vulnId=CVE-2020-5421" TargetMode="External"/><Relationship Id="rId103" Type="http://schemas.openxmlformats.org/officeDocument/2006/relationships/hyperlink" Target="https://web.nvd.nist.gov/view/vuln/detail?vulnId=CVE-2021-22060" TargetMode="External"/><Relationship Id="rId124" Type="http://schemas.openxmlformats.org/officeDocument/2006/relationships/hyperlink" Target="https://web.nvd.nist.gov/view/vuln/detail?vulnId=CVE-2020-11996" TargetMode="External"/><Relationship Id="rId70" Type="http://schemas.openxmlformats.org/officeDocument/2006/relationships/hyperlink" Target="https://web.nvd.nist.gov/view/vuln/detail?vulnId=CVE-2021-22118" TargetMode="External"/><Relationship Id="rId91" Type="http://schemas.openxmlformats.org/officeDocument/2006/relationships/hyperlink" Target="https://web.nvd.nist.gov/view/vuln/detail?vulnId=CVE-2021-22096" TargetMode="External"/><Relationship Id="rId145" Type="http://schemas.openxmlformats.org/officeDocument/2006/relationships/hyperlink" Target="https://web.nvd.nist.gov/view/vuln/detail?vulnId=CVE-2021-25329" TargetMode="External"/><Relationship Id="rId166" Type="http://schemas.openxmlformats.org/officeDocument/2006/relationships/hyperlink" Target="https://web.nvd.nist.gov/view/vuln/detail?vulnId=CVE-2025-24813" TargetMode="External"/><Relationship Id="rId187" Type="http://schemas.openxmlformats.org/officeDocument/2006/relationships/hyperlink" Target="https://web.nvd.nist.gov/view/vuln/detail?vulnId=CVE-2025-52520" TargetMode="External"/><Relationship Id="rId1" Type="http://schemas.openxmlformats.org/officeDocument/2006/relationships/customXml" Target="../customXml/item1.xml"/><Relationship Id="rId212" Type="http://schemas.openxmlformats.org/officeDocument/2006/relationships/footer" Target="footer2.xml"/><Relationship Id="rId28" Type="http://schemas.openxmlformats.org/officeDocument/2006/relationships/hyperlink" Target="https://web.nvd.nist.gov/view/vuln/detail?vulnId=CVE-2023-6378" TargetMode="External"/><Relationship Id="rId49" Type="http://schemas.openxmlformats.org/officeDocument/2006/relationships/hyperlink" Target="https://web.nvd.nist.gov/view/vuln/detail?vulnId=CVE-2021-22096" TargetMode="External"/><Relationship Id="rId114" Type="http://schemas.openxmlformats.org/officeDocument/2006/relationships/hyperlink" Target="https://web.nvd.nist.gov/view/vuln/detail?vulnId=CVE-2022-22970" TargetMode="External"/><Relationship Id="rId60" Type="http://schemas.openxmlformats.org/officeDocument/2006/relationships/hyperlink" Target="https://web.nvd.nist.gov/view/vuln/detail?vulnId=CVE-2022-22950" TargetMode="External"/><Relationship Id="rId81" Type="http://schemas.openxmlformats.org/officeDocument/2006/relationships/hyperlink" Target="https://web.nvd.nist.gov/view/vuln/detail?vulnId=CVE-2024-22259" TargetMode="External"/><Relationship Id="rId135" Type="http://schemas.openxmlformats.org/officeDocument/2006/relationships/hyperlink" Target="https://web.nvd.nist.gov/view/vuln/detail?vulnId=CVE-2024-34750" TargetMode="External"/><Relationship Id="rId156" Type="http://schemas.openxmlformats.org/officeDocument/2006/relationships/hyperlink" Target="https://web.nvd.nist.gov/view/vuln/detail?vulnId=CVE-2024-54677" TargetMode="External"/><Relationship Id="rId177" Type="http://schemas.openxmlformats.org/officeDocument/2006/relationships/hyperlink" Target="https://web.nvd.nist.gov/view/vuln/detail?vulnId=CVE-2022-42252" TargetMode="External"/><Relationship Id="rId198" Type="http://schemas.openxmlformats.org/officeDocument/2006/relationships/hyperlink" Target="https://web.nvd.nist.gov/view/vuln/detail?vulnId=CVE-2021-33037" TargetMode="External"/><Relationship Id="rId202" Type="http://schemas.openxmlformats.org/officeDocument/2006/relationships/hyperlink" Target="https://web.nvd.nist.gov/view/vuln/detail?vulnId=CVE-2024-54677" TargetMode="External"/><Relationship Id="rId18" Type="http://schemas.openxmlformats.org/officeDocument/2006/relationships/hyperlink" Target="https://web.nvd.nist.gov/view/vuln/detail?vulnId=CVE-2020-10693" TargetMode="External"/><Relationship Id="rId39" Type="http://schemas.openxmlformats.org/officeDocument/2006/relationships/hyperlink" Target="https://web.nvd.nist.gov/view/vuln/detail?vulnId=CVE-2024-22259" TargetMode="External"/><Relationship Id="rId50" Type="http://schemas.openxmlformats.org/officeDocument/2006/relationships/hyperlink" Target="https://web.nvd.nist.gov/view/vuln/detail?vulnId=CVE-2023-20873" TargetMode="External"/><Relationship Id="rId104" Type="http://schemas.openxmlformats.org/officeDocument/2006/relationships/hyperlink" Target="https://web.nvd.nist.gov/view/vuln/detail?vulnId=CVE-2021-22096" TargetMode="External"/><Relationship Id="rId125" Type="http://schemas.openxmlformats.org/officeDocument/2006/relationships/hyperlink" Target="https://web.nvd.nist.gov/view/vuln/detail?vulnId=CVE-2020-13934" TargetMode="External"/><Relationship Id="rId146" Type="http://schemas.openxmlformats.org/officeDocument/2006/relationships/hyperlink" Target="https://web.nvd.nist.gov/view/vuln/detail?vulnId=CVE-2021-30640" TargetMode="External"/><Relationship Id="rId167" Type="http://schemas.openxmlformats.org/officeDocument/2006/relationships/hyperlink" Target="https://web.nvd.nist.gov/view/vuln/detail?vulnId=CVE-2025-31651" TargetMode="External"/><Relationship Id="rId188" Type="http://schemas.openxmlformats.org/officeDocument/2006/relationships/hyperlink" Target="https://web.nvd.nist.gov/view/vuln/detail?vulnId=CVE-2025-53506" TargetMode="External"/><Relationship Id="rId71" Type="http://schemas.openxmlformats.org/officeDocument/2006/relationships/hyperlink" Target="https://web.nvd.nist.gov/view/vuln/detail?vulnId=CVE-2020-5421" TargetMode="External"/><Relationship Id="rId92" Type="http://schemas.openxmlformats.org/officeDocument/2006/relationships/hyperlink" Target="https://web.nvd.nist.gov/view/vuln/detail?vulnId=CVE-2016-1000027" TargetMode="External"/><Relationship Id="rId21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eb.nvd.nist.gov/view/vuln/detail?vulnId=CVE-2021-42550" TargetMode="External"/><Relationship Id="rId40" Type="http://schemas.openxmlformats.org/officeDocument/2006/relationships/hyperlink" Target="https://web.nvd.nist.gov/view/vuln/detail?vulnId=CVE-2021-22118" TargetMode="External"/><Relationship Id="rId115" Type="http://schemas.openxmlformats.org/officeDocument/2006/relationships/hyperlink" Target="https://web.nvd.nist.gov/view/vuln/detail?vulnId=CVE-2021-22060" TargetMode="External"/><Relationship Id="rId136" Type="http://schemas.openxmlformats.org/officeDocument/2006/relationships/hyperlink" Target="https://web.nvd.nist.gov/view/vuln/detail?vulnId=CVE-2024-38286" TargetMode="External"/><Relationship Id="rId157" Type="http://schemas.openxmlformats.org/officeDocument/2006/relationships/hyperlink" Target="https://web.nvd.nist.gov/view/vuln/detail?vulnId=CVE-2019-17569" TargetMode="External"/><Relationship Id="rId178" Type="http://schemas.openxmlformats.org/officeDocument/2006/relationships/hyperlink" Target="https://web.nvd.nist.gov/view/vuln/detail?vulnId=CVE-2023-44487" TargetMode="External"/><Relationship Id="rId61" Type="http://schemas.openxmlformats.org/officeDocument/2006/relationships/hyperlink" Target="https://web.nvd.nist.gov/view/vuln/detail?vulnId=CVE-2022-22971" TargetMode="External"/><Relationship Id="rId82" Type="http://schemas.openxmlformats.org/officeDocument/2006/relationships/hyperlink" Target="https://web.nvd.nist.gov/view/vuln/detail?vulnId=CVE-2021-22118" TargetMode="External"/><Relationship Id="rId199" Type="http://schemas.openxmlformats.org/officeDocument/2006/relationships/hyperlink" Target="https://web.nvd.nist.gov/view/vuln/detail?vulnId=CVE-2023-42795" TargetMode="External"/><Relationship Id="rId203" Type="http://schemas.openxmlformats.org/officeDocument/2006/relationships/hyperlink" Target="https://web.nvd.nist.gov/view/vuln/detail?vulnId=CVE-2019-1756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C65F0524D74CBC808436CF42D9F5" ma:contentTypeVersion="12" ma:contentTypeDescription="Create a new document." ma:contentTypeScope="" ma:versionID="1519a2cfb547b303991541f880b42f76">
  <xsd:schema xmlns:xsd="http://www.w3.org/2001/XMLSchema" xmlns:xs="http://www.w3.org/2001/XMLSchema" xmlns:p="http://schemas.microsoft.com/office/2006/metadata/properties" xmlns:ns3="c702ae01-11b6-4c5b-a431-e8b8f8d0456a" targetNamespace="http://schemas.microsoft.com/office/2006/metadata/properties" ma:root="true" ma:fieldsID="bf2fd59f96c05c1ae7a337f138533f18" ns3:_="">
    <xsd:import namespace="c702ae01-11b6-4c5b-a431-e8b8f8d0456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2ae01-11b6-4c5b-a431-e8b8f8d045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642536D5-E57F-4821-8454-3D35000AF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02ae01-11b6-4c5b-a431-e8b8f8d045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6004</Words>
  <Characters>34227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40151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Walker, Jacob</cp:lastModifiedBy>
  <cp:revision>35</cp:revision>
  <dcterms:created xsi:type="dcterms:W3CDTF">2025-09-21T20:34:00Z</dcterms:created>
  <dcterms:modified xsi:type="dcterms:W3CDTF">2025-09-21T21:09:00Z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0x010100833BC65F0524D74CBC808436CF42D9F5</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